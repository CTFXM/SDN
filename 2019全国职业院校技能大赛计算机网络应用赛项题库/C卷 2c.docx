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111868519"/>
      <w:bookmarkStart w:id="2" w:name="_Toc31101889"/>
    </w:p>
    <w:p>
      <w:pPr>
        <w:rPr>
          <w:sz w:val="28"/>
          <w:szCs w:val="28"/>
        </w:rPr>
      </w:pPr>
    </w:p>
    <w:p>
      <w:pPr>
        <w:rPr>
          <w:sz w:val="28"/>
          <w:szCs w:val="28"/>
        </w:rPr>
      </w:pPr>
    </w:p>
    <w:p>
      <w:pPr>
        <w:rPr>
          <w:rFonts w:ascii="黑体" w:hAnsi="黑体" w:eastAsia="黑体"/>
          <w:sz w:val="36"/>
          <w:szCs w:val="28"/>
        </w:rPr>
      </w:pPr>
    </w:p>
    <w:p>
      <w:pPr>
        <w:jc w:val="center"/>
        <w:rPr>
          <w:rFonts w:ascii="黑体" w:hAnsi="黑体" w:eastAsia="黑体"/>
          <w:b/>
          <w:sz w:val="36"/>
          <w:szCs w:val="28"/>
        </w:rPr>
      </w:pPr>
      <w:r>
        <w:rPr>
          <w:rFonts w:hint="eastAsia" w:ascii="黑体" w:hAnsi="黑体" w:eastAsia="黑体"/>
          <w:b/>
          <w:sz w:val="36"/>
          <w:szCs w:val="28"/>
        </w:rPr>
        <w:t>“2019年全国职业院校技能大赛”高职组</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计算机网络应用竞赛</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竞赛样题C卷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4"/>
        <w:rPr>
          <w:rFonts w:ascii="仿宋" w:hAnsi="仿宋"/>
          <w:sz w:val="28"/>
          <w:szCs w:val="28"/>
        </w:rPr>
      </w:pPr>
      <w:r>
        <w:rPr>
          <w:rFonts w:hint="eastAsia" w:ascii="仿宋" w:hAnsi="仿宋"/>
          <w:sz w:val="28"/>
          <w:szCs w:val="28"/>
        </w:rPr>
        <w:t>赛题说明</w:t>
      </w:r>
    </w:p>
    <w:p>
      <w:pPr>
        <w:pStyle w:val="2"/>
        <w:rPr>
          <w:sz w:val="28"/>
          <w:szCs w:val="28"/>
        </w:rPr>
      </w:pPr>
      <w:r>
        <w:rPr>
          <w:rFonts w:hint="eastAsia"/>
          <w:sz w:val="28"/>
          <w:szCs w:val="28"/>
        </w:rPr>
        <w:t>一、竞赛内容分布</w:t>
      </w:r>
    </w:p>
    <w:p>
      <w:pPr>
        <w:rPr>
          <w:sz w:val="28"/>
          <w:szCs w:val="28"/>
        </w:rPr>
      </w:pPr>
      <w:r>
        <w:rPr>
          <w:rFonts w:hint="eastAsia"/>
          <w:sz w:val="28"/>
          <w:szCs w:val="28"/>
        </w:rPr>
        <w:t>模块一：无线网络规划与实施（</w:t>
      </w:r>
      <w:r>
        <w:rPr>
          <w:sz w:val="28"/>
          <w:szCs w:val="28"/>
        </w:rPr>
        <w:t>10%）</w:t>
      </w:r>
    </w:p>
    <w:p>
      <w:pPr>
        <w:rPr>
          <w:sz w:val="28"/>
          <w:szCs w:val="28"/>
        </w:rPr>
      </w:pPr>
      <w:r>
        <w:rPr>
          <w:rFonts w:hint="eastAsia"/>
          <w:sz w:val="28"/>
          <w:szCs w:val="28"/>
        </w:rPr>
        <w:t>模块二：设备基础信息配置与验证（</w:t>
      </w:r>
      <w:r>
        <w:rPr>
          <w:sz w:val="28"/>
          <w:szCs w:val="28"/>
        </w:rPr>
        <w:t>10%）</w:t>
      </w:r>
    </w:p>
    <w:p>
      <w:pPr>
        <w:rPr>
          <w:sz w:val="28"/>
          <w:szCs w:val="28"/>
        </w:rPr>
      </w:pPr>
      <w:r>
        <w:rPr>
          <w:rFonts w:hint="eastAsia"/>
          <w:sz w:val="28"/>
          <w:szCs w:val="28"/>
        </w:rPr>
        <w:t>模块三：网络搭建与网络冗余备份方案部署（</w:t>
      </w:r>
      <w:r>
        <w:rPr>
          <w:sz w:val="28"/>
          <w:szCs w:val="28"/>
        </w:rPr>
        <w:t>20%）</w:t>
      </w:r>
    </w:p>
    <w:p>
      <w:pPr>
        <w:rPr>
          <w:sz w:val="28"/>
          <w:szCs w:val="28"/>
        </w:rPr>
      </w:pPr>
      <w:r>
        <w:rPr>
          <w:rFonts w:hint="eastAsia"/>
          <w:sz w:val="28"/>
          <w:szCs w:val="28"/>
        </w:rPr>
        <w:t>模块四：移动互联网搭建与网优（</w:t>
      </w:r>
      <w:r>
        <w:rPr>
          <w:sz w:val="28"/>
          <w:szCs w:val="28"/>
        </w:rPr>
        <w:t>15%）</w:t>
      </w:r>
    </w:p>
    <w:p>
      <w:pPr>
        <w:rPr>
          <w:sz w:val="28"/>
          <w:szCs w:val="28"/>
        </w:rPr>
      </w:pPr>
      <w:r>
        <w:rPr>
          <w:rFonts w:hint="eastAsia"/>
          <w:sz w:val="28"/>
          <w:szCs w:val="28"/>
        </w:rPr>
        <w:t>模块五：出口安全防护与远程接入（</w:t>
      </w:r>
      <w:r>
        <w:rPr>
          <w:sz w:val="28"/>
          <w:szCs w:val="28"/>
        </w:rPr>
        <w:t>10%）</w:t>
      </w:r>
    </w:p>
    <w:p>
      <w:pPr>
        <w:rPr>
          <w:sz w:val="28"/>
          <w:szCs w:val="28"/>
        </w:rPr>
      </w:pPr>
      <w:r>
        <w:rPr>
          <w:rFonts w:hint="eastAsia"/>
          <w:sz w:val="28"/>
          <w:szCs w:val="28"/>
        </w:rPr>
        <w:t>模块六：云平台搭建与企业服务应用（</w:t>
      </w:r>
      <w:r>
        <w:rPr>
          <w:sz w:val="28"/>
          <w:szCs w:val="28"/>
        </w:rPr>
        <w:t>15%）</w:t>
      </w:r>
    </w:p>
    <w:p>
      <w:pPr>
        <w:rPr>
          <w:sz w:val="28"/>
          <w:szCs w:val="28"/>
        </w:rPr>
      </w:pPr>
      <w:r>
        <w:rPr>
          <w:rFonts w:hint="eastAsia"/>
          <w:sz w:val="28"/>
          <w:szCs w:val="28"/>
        </w:rPr>
        <w:t>模块七：综合布线规划与设计</w:t>
      </w:r>
      <w:r>
        <w:rPr>
          <w:sz w:val="28"/>
          <w:szCs w:val="28"/>
        </w:rPr>
        <w:t>（15%）</w:t>
      </w:r>
    </w:p>
    <w:p>
      <w:pPr>
        <w:rPr>
          <w:sz w:val="28"/>
          <w:szCs w:val="28"/>
        </w:rPr>
      </w:pPr>
      <w:r>
        <w:rPr>
          <w:rFonts w:hint="eastAsia"/>
          <w:sz w:val="28"/>
          <w:szCs w:val="28"/>
        </w:rPr>
        <w:t>模块八：赛场规范和文档规范</w:t>
      </w:r>
      <w:r>
        <w:rPr>
          <w:sz w:val="28"/>
          <w:szCs w:val="28"/>
        </w:rPr>
        <w:t>（5%）</w:t>
      </w:r>
    </w:p>
    <w:p>
      <w:pPr>
        <w:pStyle w:val="2"/>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2"/>
        <w:rPr>
          <w:sz w:val="28"/>
          <w:szCs w:val="28"/>
        </w:rPr>
      </w:pPr>
      <w:r>
        <w:rPr>
          <w:rFonts w:hint="eastAsia"/>
          <w:sz w:val="28"/>
          <w:szCs w:val="28"/>
        </w:rPr>
        <w:t>三、竞赛注意事项</w:t>
      </w:r>
    </w:p>
    <w:p>
      <w:pPr>
        <w:spacing w:before="156" w:after="156"/>
        <w:rPr>
          <w:sz w:val="28"/>
          <w:szCs w:val="28"/>
        </w:rPr>
      </w:pPr>
      <w:r>
        <w:rPr>
          <w:rFonts w:hint="eastAsia"/>
          <w:sz w:val="28"/>
          <w:szCs w:val="28"/>
        </w:rPr>
        <w:t>1. 竞赛所需的硬件、软件和辅助工具由组委会统一布置，选手不得私自携带任何软件、移动存储、辅助工具、移动通信等进入赛场。</w:t>
      </w:r>
    </w:p>
    <w:p>
      <w:pPr>
        <w:spacing w:before="156" w:after="156"/>
        <w:rPr>
          <w:sz w:val="28"/>
          <w:szCs w:val="28"/>
        </w:rPr>
      </w:pPr>
      <w:r>
        <w:rPr>
          <w:rFonts w:hint="eastAsia"/>
          <w:sz w:val="28"/>
          <w:szCs w:val="28"/>
        </w:rPr>
        <w:t>2. 请根据大赛所提供的比赛环境，检查所列的硬件设备、软件清单、材料清单是否齐全，计算机设备是否能正常使用。</w:t>
      </w:r>
    </w:p>
    <w:p>
      <w:pPr>
        <w:spacing w:before="156" w:after="156"/>
        <w:rPr>
          <w:sz w:val="28"/>
          <w:szCs w:val="28"/>
        </w:rPr>
      </w:pPr>
      <w:r>
        <w:rPr>
          <w:rFonts w:hint="eastAsia"/>
          <w:sz w:val="28"/>
          <w:szCs w:val="28"/>
        </w:rPr>
        <w:t>3. 操作过程中，需要及时保存设备配置。比赛结束后，所有设备保持运行状态，不要拆动硬件连接。</w:t>
      </w:r>
    </w:p>
    <w:p>
      <w:pPr>
        <w:spacing w:before="156" w:after="156"/>
        <w:rPr>
          <w:sz w:val="28"/>
          <w:szCs w:val="28"/>
        </w:rPr>
      </w:pPr>
      <w:r>
        <w:rPr>
          <w:rFonts w:hint="eastAsia"/>
          <w:sz w:val="28"/>
          <w:szCs w:val="28"/>
        </w:rPr>
        <w:t>4. 比赛完成后，比赛设备、软件和赛题请保留在座位上，禁止将比赛所用的所有物品（包括试卷和草纸）带离赛场。</w:t>
      </w:r>
    </w:p>
    <w:p>
      <w:pPr>
        <w:spacing w:before="156" w:after="156"/>
        <w:rPr>
          <w:sz w:val="28"/>
          <w:szCs w:val="28"/>
        </w:rPr>
      </w:pPr>
      <w:r>
        <w:rPr>
          <w:rFonts w:hint="eastAsia"/>
          <w:sz w:val="28"/>
          <w:szCs w:val="28"/>
        </w:rPr>
        <w:t>5. 裁判以各参赛队提交的竞赛结果文档为主要评分依据。所有提交的文档必须按照赛题所规定的命名规则命名，不得以任何形式体现参赛院校、工位号等信息。</w:t>
      </w:r>
    </w:p>
    <w:p>
      <w:pPr>
        <w:pStyle w:val="2"/>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r>
        <w:rPr>
          <w:sz w:val="28"/>
          <w:szCs w:val="28"/>
        </w:rPr>
        <w:br w:type="page"/>
      </w:r>
    </w:p>
    <w:p>
      <w:pPr>
        <w:pStyle w:val="2"/>
      </w:pPr>
      <w:bookmarkStart w:id="3" w:name="_Toc451520118"/>
      <w:r>
        <w:rPr>
          <w:rFonts w:hint="eastAsia"/>
        </w:rPr>
        <w:t>网络规划与实施</w:t>
      </w:r>
    </w:p>
    <w:p>
      <w:pPr>
        <w:rPr>
          <w:b/>
        </w:rPr>
      </w:pPr>
      <w:r>
        <w:rPr>
          <w:rFonts w:hint="eastAsia"/>
          <w:b/>
        </w:rPr>
        <w:t>注意事项</w:t>
      </w:r>
      <w:bookmarkEnd w:id="3"/>
    </w:p>
    <w:p>
      <w:pPr>
        <w:pStyle w:val="57"/>
        <w:numPr>
          <w:ilvl w:val="0"/>
          <w:numId w:val="8"/>
        </w:numPr>
        <w:tabs>
          <w:tab w:val="clear" w:pos="840"/>
        </w:tabs>
        <w:spacing w:line="360" w:lineRule="auto"/>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8"/>
        </w:numPr>
        <w:tabs>
          <w:tab w:val="clear" w:pos="840"/>
        </w:tabs>
        <w:spacing w:line="360" w:lineRule="auto"/>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8"/>
        </w:numPr>
        <w:tabs>
          <w:tab w:val="clear" w:pos="840"/>
        </w:tabs>
        <w:spacing w:line="360" w:lineRule="auto"/>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8"/>
        </w:numPr>
        <w:tabs>
          <w:tab w:val="clear" w:pos="840"/>
        </w:tabs>
        <w:spacing w:line="360" w:lineRule="auto"/>
        <w:jc w:val="left"/>
        <w:rPr>
          <w:sz w:val="24"/>
          <w:szCs w:val="24"/>
        </w:rPr>
      </w:pPr>
      <w:r>
        <w:rPr>
          <w:rFonts w:hint="eastAsia"/>
          <w:sz w:val="24"/>
          <w:szCs w:val="24"/>
        </w:rPr>
        <w:t>考生在PC机上通过SecureCRT软件配置网络设备，软件已经安装在电脑中。</w:t>
      </w:r>
    </w:p>
    <w:p>
      <w:pPr>
        <w:pStyle w:val="57"/>
        <w:numPr>
          <w:ilvl w:val="0"/>
          <w:numId w:val="8"/>
        </w:numPr>
        <w:tabs>
          <w:tab w:val="clear" w:pos="840"/>
        </w:tabs>
        <w:spacing w:line="360" w:lineRule="auto"/>
        <w:jc w:val="left"/>
        <w:rPr>
          <w:sz w:val="24"/>
          <w:szCs w:val="24"/>
        </w:rPr>
      </w:pPr>
      <w:r>
        <w:rPr>
          <w:rFonts w:hint="eastAsia"/>
          <w:sz w:val="24"/>
          <w:szCs w:val="24"/>
        </w:rPr>
        <w:t>竞赛结果文件的制作请参考</w:t>
      </w:r>
      <w:r>
        <w:rPr>
          <w:sz w:val="24"/>
          <w:szCs w:val="24"/>
        </w:rPr>
        <w:t>U盘“答题卡”文件夹中的 “无线网络勘测设计答题卡.docx”、“交换路由无线网关设备配置答题卡.docx”、“云平台服务器配置答题卡.docx”。请注意排版，文档排版得分将计入总成绩。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或同等配置的其他主流品牌服务器服务器最低配置要求</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云平台线缆已经连接在工位所在机柜的</w:t>
      </w:r>
      <w:r>
        <w:rPr>
          <w:rFonts w:hint="eastAsia"/>
          <w:b/>
        </w:rPr>
        <w:t>交换机接口上。</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494"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03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034"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034" w:type="dxa"/>
            <w:vMerge w:val="restart"/>
            <w:shd w:val="clear" w:color="auto" w:fill="FFFFFF" w:themeFill="background1"/>
            <w:vAlign w:val="center"/>
          </w:tcPr>
          <w:p>
            <w:pPr>
              <w:jc w:val="center"/>
              <w:rPr>
                <w:sz w:val="24"/>
                <w:szCs w:val="24"/>
              </w:rPr>
            </w:pPr>
            <w:r>
              <w:rPr>
                <w:sz w:val="24"/>
                <w:szCs w:val="24"/>
              </w:rPr>
              <w:t>PC机桌面上的“竞赛资料”</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 用户手册.pdf</w:t>
            </w:r>
          </w:p>
        </w:tc>
        <w:tc>
          <w:tcPr>
            <w:tcW w:w="3034" w:type="dxa"/>
            <w:vMerge w:val="continue"/>
            <w:shd w:val="clear" w:color="auto" w:fill="FFFFFF" w:themeFill="background1"/>
          </w:tcPr>
          <w:p>
            <w:pPr>
              <w:jc w:val="center"/>
              <w:rPr>
                <w:sz w:val="24"/>
                <w:szCs w:val="24"/>
              </w:rPr>
            </w:pPr>
          </w:p>
        </w:tc>
      </w:tr>
      <w:bookmarkEnd w:id="0"/>
    </w:tbl>
    <w:p>
      <w:pPr>
        <w:pStyle w:val="2"/>
      </w:pPr>
      <w:r>
        <w:rPr>
          <w:rFonts w:hint="eastAsia"/>
        </w:rPr>
        <w:t>项目背景</w:t>
      </w:r>
    </w:p>
    <w:p>
      <w:pPr>
        <w:adjustRightInd w:val="0"/>
        <w:snapToGrid w:val="0"/>
        <w:spacing w:line="480" w:lineRule="exact"/>
        <w:ind w:firstLine="720"/>
        <w:rPr>
          <w:sz w:val="28"/>
          <w:szCs w:val="28"/>
        </w:rPr>
      </w:pPr>
      <w:r>
        <w:rPr>
          <w:rFonts w:hint="eastAsia"/>
          <w:sz w:val="28"/>
          <w:szCs w:val="28"/>
        </w:rPr>
        <w:t>近年来，我国大多数学校实现了宽带网络校校通、优质资源班班通，教育信息化在推进区域间、城乡之间、校与校</w:t>
      </w:r>
      <w:r>
        <w:rPr>
          <w:sz w:val="28"/>
          <w:szCs w:val="28"/>
        </w:rPr>
        <w:t>之间教育的协调发展、促进教育公平、提高教育质量等方面发挥着重要的作用。</w:t>
      </w:r>
      <w:r>
        <w:rPr>
          <w:rFonts w:hint="eastAsia"/>
          <w:sz w:val="28"/>
          <w:szCs w:val="28"/>
        </w:rPr>
        <w:t>为了通过</w:t>
      </w:r>
      <w:r>
        <w:rPr>
          <w:sz w:val="28"/>
          <w:szCs w:val="28"/>
        </w:rPr>
        <w:t>新技术</w:t>
      </w:r>
      <w:r>
        <w:rPr>
          <w:rFonts w:hint="eastAsia"/>
          <w:sz w:val="28"/>
          <w:szCs w:val="28"/>
        </w:rPr>
        <w:t>推动</w:t>
      </w:r>
      <w:r>
        <w:rPr>
          <w:sz w:val="28"/>
          <w:szCs w:val="28"/>
        </w:rPr>
        <w:t>教育信息化，</w:t>
      </w:r>
      <w:r>
        <w:rPr>
          <w:rFonts w:hint="eastAsia"/>
          <w:sz w:val="28"/>
          <w:szCs w:val="28"/>
        </w:rPr>
        <w:t>逐步</w:t>
      </w:r>
      <w:r>
        <w:rPr>
          <w:sz w:val="28"/>
          <w:szCs w:val="28"/>
        </w:rPr>
        <w:t>进入“智慧校园”时代，</w:t>
      </w:r>
      <w:r>
        <w:rPr>
          <w:rFonts w:hint="eastAsia"/>
          <w:sz w:val="28"/>
          <w:szCs w:val="28"/>
        </w:rPr>
        <w:t>P市教育局对普教</w:t>
      </w:r>
      <w:r>
        <w:rPr>
          <w:sz w:val="28"/>
          <w:szCs w:val="28"/>
        </w:rPr>
        <w:t>城域网</w:t>
      </w:r>
      <w:r>
        <w:rPr>
          <w:rFonts w:hint="eastAsia"/>
          <w:sz w:val="28"/>
          <w:szCs w:val="28"/>
        </w:rPr>
        <w:t>进行</w:t>
      </w:r>
      <w:r>
        <w:rPr>
          <w:sz w:val="28"/>
          <w:szCs w:val="28"/>
        </w:rPr>
        <w:t>统一规划、</w:t>
      </w:r>
      <w:r>
        <w:rPr>
          <w:rFonts w:hint="eastAsia"/>
          <w:sz w:val="28"/>
          <w:szCs w:val="28"/>
        </w:rPr>
        <w:t>分期</w:t>
      </w:r>
      <w:r>
        <w:rPr>
          <w:sz w:val="28"/>
          <w:szCs w:val="28"/>
        </w:rPr>
        <w:t>建设为学校搭建高质量网络</w:t>
      </w:r>
      <w:r>
        <w:rPr>
          <w:rFonts w:hint="eastAsia"/>
          <w:sz w:val="28"/>
          <w:szCs w:val="28"/>
        </w:rPr>
        <w:t>。项目一期建设教育局信息中心与P市实验小学，通过运营商专网进行连接。另外，P市实验小学承担小型数据中心建设，为城域网中其他学校提供云服务，满足业务弹性冗余部署的需求，一期建设中要完成云平台的接入。信息中心对全市普教信息化教师定期开展培训，在信息中心的有线网络基础上建设无线网络以满足培训过程中的无线访问需求。教育局信息中心与P市实验小学在出口区进行联网行为审计，确保用网安全。</w:t>
      </w:r>
    </w:p>
    <w:p>
      <w:pPr>
        <w:pStyle w:val="4"/>
      </w:pPr>
      <w:r>
        <w:rPr>
          <w:rFonts w:hint="eastAsia"/>
        </w:rPr>
        <w:t>模块一：无线网络规划与实施</w:t>
      </w:r>
    </w:p>
    <w:p>
      <w:pPr>
        <w:spacing w:line="480" w:lineRule="exact"/>
        <w:ind w:firstLine="560" w:firstLineChars="200"/>
        <w:rPr>
          <w:sz w:val="28"/>
          <w:szCs w:val="28"/>
        </w:rPr>
      </w:pPr>
      <w:r>
        <w:rPr>
          <w:rFonts w:hint="eastAsia"/>
          <w:sz w:val="28"/>
          <w:szCs w:val="28"/>
        </w:rPr>
        <w:t>教育局信息中心计划于近期进行培训教室网络覆盖，考虑到培训教室中人员流动性较大，信息中心建议通过无线来实现网络接入，用于购置无线设备的预算为9.5万元。</w:t>
      </w:r>
    </w:p>
    <w:p>
      <w:pPr>
        <w:pStyle w:val="66"/>
        <w:numPr>
          <w:ilvl w:val="0"/>
          <w:numId w:val="9"/>
        </w:numPr>
        <w:spacing w:line="480" w:lineRule="exact"/>
        <w:ind w:firstLineChars="0"/>
        <w:rPr>
          <w:b/>
          <w:sz w:val="28"/>
          <w:szCs w:val="28"/>
        </w:rPr>
      </w:pPr>
      <w:r>
        <w:rPr>
          <w:b/>
          <w:sz w:val="28"/>
          <w:szCs w:val="28"/>
        </w:rPr>
        <w:t>业务背景及需求</w:t>
      </w:r>
    </w:p>
    <w:p>
      <w:pPr>
        <w:pStyle w:val="3"/>
        <w:numPr>
          <w:ilvl w:val="0"/>
          <w:numId w:val="10"/>
        </w:numPr>
        <w:ind w:firstLineChars="0"/>
        <w:rPr>
          <w:bCs/>
          <w:sz w:val="28"/>
          <w:szCs w:val="28"/>
        </w:rPr>
      </w:pPr>
      <w:r>
        <w:rPr>
          <w:b/>
          <w:sz w:val="28"/>
          <w:szCs w:val="28"/>
        </w:rPr>
        <w:t>楼</w:t>
      </w:r>
      <w:r>
        <w:rPr>
          <w:rFonts w:hint="eastAsia"/>
          <w:b/>
          <w:sz w:val="28"/>
          <w:szCs w:val="28"/>
        </w:rPr>
        <w:t>宇</w:t>
      </w:r>
      <w:r>
        <w:rPr>
          <w:b/>
          <w:sz w:val="28"/>
          <w:szCs w:val="28"/>
        </w:rPr>
        <w:t>的相关信息如下：</w:t>
      </w:r>
    </w:p>
    <w:p>
      <w:pPr>
        <w:pStyle w:val="66"/>
        <w:spacing w:line="480" w:lineRule="exact"/>
        <w:ind w:left="420" w:firstLine="0" w:firstLineChars="0"/>
        <w:rPr>
          <w:sz w:val="28"/>
          <w:szCs w:val="28"/>
        </w:rPr>
      </w:pPr>
      <w:r>
        <w:rPr>
          <w:rFonts w:hint="eastAsia"/>
          <w:b/>
          <w:sz w:val="28"/>
          <w:szCs w:val="28"/>
        </w:rPr>
        <w:t>建筑使用</w:t>
      </w:r>
      <w:r>
        <w:rPr>
          <w:b/>
          <w:sz w:val="28"/>
          <w:szCs w:val="28"/>
        </w:rPr>
        <w:t>说明</w:t>
      </w:r>
      <w:r>
        <w:rPr>
          <w:rFonts w:hint="eastAsia"/>
          <w:b/>
          <w:sz w:val="28"/>
          <w:szCs w:val="28"/>
        </w:rPr>
        <w:t>：</w:t>
      </w:r>
      <w:r>
        <w:rPr>
          <w:rFonts w:hint="eastAsia"/>
          <w:sz w:val="28"/>
          <w:szCs w:val="28"/>
        </w:rPr>
        <w:t>培训教室可供参训教师上课，</w:t>
      </w:r>
      <w:r>
        <w:rPr>
          <w:sz w:val="28"/>
          <w:szCs w:val="28"/>
        </w:rPr>
        <w:t>4</w:t>
      </w:r>
      <w:r>
        <w:rPr>
          <w:rFonts w:hint="eastAsia"/>
          <w:sz w:val="28"/>
          <w:szCs w:val="28"/>
        </w:rPr>
        <w:t>间自习室可供自习与小规模技术研讨。没有培训安排时，培训教室可作为图书阅览室。</w:t>
      </w:r>
    </w:p>
    <w:p>
      <w:pPr>
        <w:pStyle w:val="66"/>
        <w:spacing w:line="480" w:lineRule="exact"/>
        <w:ind w:left="420" w:firstLine="0" w:firstLineChars="0"/>
        <w:rPr>
          <w:sz w:val="28"/>
          <w:szCs w:val="28"/>
        </w:rPr>
      </w:pPr>
      <w:r>
        <w:rPr>
          <w:b/>
          <w:sz w:val="28"/>
          <w:szCs w:val="28"/>
        </w:rPr>
        <w:t>建筑</w:t>
      </w:r>
      <w:r>
        <w:rPr>
          <w:rFonts w:hint="eastAsia"/>
          <w:b/>
          <w:sz w:val="28"/>
          <w:szCs w:val="28"/>
        </w:rPr>
        <w:t>现场</w:t>
      </w:r>
      <w:r>
        <w:rPr>
          <w:b/>
          <w:sz w:val="28"/>
          <w:szCs w:val="28"/>
        </w:rPr>
        <w:t>情况</w:t>
      </w:r>
      <w:r>
        <w:rPr>
          <w:rFonts w:hint="eastAsia"/>
          <w:b/>
          <w:sz w:val="28"/>
          <w:szCs w:val="28"/>
        </w:rPr>
        <w:t>：</w:t>
      </w:r>
      <w:r>
        <w:rPr>
          <w:rFonts w:hint="eastAsia"/>
          <w:sz w:val="28"/>
          <w:szCs w:val="28"/>
        </w:rPr>
        <w:t>培训教室有吊顶，自习室内无吊顶，原有强电布线室内外均采用了</w:t>
      </w:r>
      <w:r>
        <w:rPr>
          <w:sz w:val="28"/>
          <w:szCs w:val="28"/>
        </w:rPr>
        <w:t>pvc线槽敷设。</w:t>
      </w:r>
    </w:p>
    <w:p>
      <w:pPr>
        <w:pStyle w:val="66"/>
        <w:spacing w:line="480" w:lineRule="exact"/>
        <w:ind w:left="420" w:firstLine="0" w:firstLineChars="0"/>
        <w:rPr>
          <w:sz w:val="28"/>
          <w:szCs w:val="28"/>
        </w:rPr>
      </w:pPr>
      <w:r>
        <w:rPr>
          <w:b/>
          <w:sz w:val="28"/>
          <w:szCs w:val="28"/>
        </w:rPr>
        <w:t>建筑物</w:t>
      </w:r>
      <w:r>
        <w:rPr>
          <w:rFonts w:hint="eastAsia"/>
          <w:b/>
          <w:sz w:val="28"/>
          <w:szCs w:val="28"/>
        </w:rPr>
        <w:t>弱电间情况:</w:t>
      </w:r>
      <w:r>
        <w:rPr>
          <w:rFonts w:hint="eastAsia"/>
          <w:sz w:val="28"/>
          <w:szCs w:val="28"/>
        </w:rPr>
        <w:t>该楼宇目前没有独立的弱电间，经同管理处协商，弱电间位置位于培训教室左上角</w:t>
      </w:r>
      <w:r>
        <w:rPr>
          <w:sz w:val="28"/>
          <w:szCs w:val="28"/>
        </w:rPr>
        <w:t>，安装方式为壁挂式</w:t>
      </w:r>
      <w:r>
        <w:rPr>
          <w:rFonts w:hint="eastAsia"/>
          <w:sz w:val="28"/>
          <w:szCs w:val="28"/>
        </w:rPr>
        <w:t>，整层建筑的平面布局图如下图所示。</w:t>
      </w:r>
    </w:p>
    <w:p>
      <w:pPr>
        <w:pStyle w:val="55"/>
        <w:ind w:left="-426" w:leftChars="-142"/>
        <w:jc w:val="center"/>
        <w:rPr>
          <w:sz w:val="28"/>
          <w:szCs w:val="28"/>
        </w:rPr>
      </w:pPr>
      <w:r>
        <w:rPr>
          <w:sz w:val="28"/>
          <w:szCs w:val="28"/>
        </w:rPr>
        <w:drawing>
          <wp:inline distT="0" distB="0" distL="0" distR="0">
            <wp:extent cx="5400040" cy="457263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400040" cy="4572635"/>
                    </a:xfrm>
                    <a:prstGeom prst="rect">
                      <a:avLst/>
                    </a:prstGeom>
                  </pic:spPr>
                </pic:pic>
              </a:graphicData>
            </a:graphic>
          </wp:inline>
        </w:drawing>
      </w:r>
    </w:p>
    <w:p>
      <w:pPr>
        <w:jc w:val="center"/>
        <w:rPr>
          <w:sz w:val="24"/>
          <w:szCs w:val="24"/>
        </w:rPr>
      </w:pPr>
      <w:r>
        <w:rPr>
          <w:rFonts w:hint="eastAsia"/>
          <w:sz w:val="24"/>
          <w:szCs w:val="24"/>
        </w:rPr>
        <w:t>图1-1 平面布局图</w:t>
      </w:r>
    </w:p>
    <w:p>
      <w:pPr>
        <w:pStyle w:val="3"/>
        <w:numPr>
          <w:ilvl w:val="0"/>
          <w:numId w:val="11"/>
        </w:numPr>
        <w:tabs>
          <w:tab w:val="left" w:pos="840"/>
        </w:tabs>
        <w:ind w:firstLineChars="0"/>
        <w:rPr>
          <w:b/>
          <w:bCs/>
          <w:sz w:val="28"/>
          <w:szCs w:val="28"/>
        </w:rPr>
      </w:pPr>
      <w:r>
        <w:rPr>
          <w:rFonts w:hint="eastAsia"/>
          <w:b/>
          <w:bCs/>
          <w:sz w:val="28"/>
          <w:szCs w:val="28"/>
        </w:rPr>
        <w:t>无线产品的参数与价格</w:t>
      </w:r>
    </w:p>
    <w:p>
      <w:pPr>
        <w:spacing w:line="480" w:lineRule="exact"/>
        <w:jc w:val="center"/>
        <w:rPr>
          <w:sz w:val="24"/>
          <w:szCs w:val="24"/>
        </w:rPr>
      </w:pPr>
      <w:r>
        <w:rPr>
          <w:rFonts w:hint="eastAsia"/>
          <w:sz w:val="24"/>
          <w:szCs w:val="24"/>
        </w:rPr>
        <w:t>表1-3无线产品及配件价格表</w:t>
      </w:r>
    </w:p>
    <w:tbl>
      <w:tblPr>
        <w:tblStyle w:val="37"/>
        <w:tblW w:w="8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型号</w:t>
            </w:r>
          </w:p>
        </w:tc>
        <w:tc>
          <w:tcPr>
            <w:tcW w:w="2127"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特征</w:t>
            </w:r>
          </w:p>
        </w:tc>
        <w:tc>
          <w:tcPr>
            <w:tcW w:w="1701" w:type="dxa"/>
            <w:vAlign w:val="center"/>
          </w:tcPr>
          <w:p>
            <w:pPr>
              <w:spacing w:line="300" w:lineRule="auto"/>
              <w:jc w:val="center"/>
              <w:textAlignment w:val="center"/>
              <w:rPr>
                <w:b w:val="0"/>
                <w:sz w:val="22"/>
                <w:szCs w:val="24"/>
              </w:rPr>
            </w:pPr>
            <w:r>
              <w:rPr>
                <w:rFonts w:hint="eastAsia"/>
                <w:b/>
                <w:sz w:val="22"/>
                <w:szCs w:val="24"/>
              </w:rPr>
              <w:t>传输速率</w:t>
            </w:r>
            <w:r>
              <w:rPr>
                <w:b/>
                <w:sz w:val="22"/>
                <w:szCs w:val="24"/>
              </w:rPr>
              <w:br w:type="textWrapping"/>
            </w:r>
            <w:r>
              <w:rPr>
                <w:rFonts w:hint="eastAsia"/>
                <w:b/>
                <w:sz w:val="22"/>
                <w:szCs w:val="24"/>
              </w:rPr>
              <w:t>（2.4</w:t>
            </w:r>
            <w:r>
              <w:rPr>
                <w:b/>
                <w:sz w:val="22"/>
                <w:szCs w:val="24"/>
              </w:rPr>
              <w:t>G/</w:t>
            </w:r>
            <w:r>
              <w:rPr>
                <w:rFonts w:hint="eastAsia"/>
                <w:b/>
                <w:sz w:val="22"/>
                <w:szCs w:val="24"/>
              </w:rPr>
              <w:t>最大</w:t>
            </w:r>
            <w:r>
              <w:rPr>
                <w:b/>
                <w:sz w:val="22"/>
                <w:szCs w:val="24"/>
              </w:rPr>
              <w:t>）</w:t>
            </w:r>
          </w:p>
        </w:tc>
        <w:tc>
          <w:tcPr>
            <w:tcW w:w="1275" w:type="dxa"/>
            <w:vAlign w:val="center"/>
          </w:tcPr>
          <w:p>
            <w:pPr>
              <w:spacing w:line="300" w:lineRule="auto"/>
              <w:jc w:val="center"/>
              <w:textAlignment w:val="center"/>
              <w:rPr>
                <w:b w:val="0"/>
                <w:sz w:val="22"/>
                <w:szCs w:val="24"/>
              </w:rPr>
            </w:pPr>
            <w:r>
              <w:rPr>
                <w:rFonts w:hint="eastAsia"/>
                <w:b/>
                <w:sz w:val="22"/>
                <w:szCs w:val="24"/>
              </w:rPr>
              <w:t>推荐/最大带点</w:t>
            </w:r>
            <w:r>
              <w:rPr>
                <w:b/>
                <w:sz w:val="22"/>
                <w:szCs w:val="24"/>
              </w:rPr>
              <w:t>数</w:t>
            </w:r>
          </w:p>
        </w:tc>
        <w:tc>
          <w:tcPr>
            <w:tcW w:w="851" w:type="dxa"/>
            <w:vAlign w:val="center"/>
          </w:tcPr>
          <w:p>
            <w:pPr>
              <w:spacing w:line="300" w:lineRule="auto"/>
              <w:jc w:val="center"/>
              <w:textAlignment w:val="center"/>
              <w:rPr>
                <w:b w:val="0"/>
                <w:sz w:val="22"/>
                <w:szCs w:val="24"/>
              </w:rPr>
            </w:pPr>
            <w:r>
              <w:rPr>
                <w:rFonts w:hint="eastAsia"/>
                <w:b/>
                <w:sz w:val="22"/>
                <w:szCs w:val="24"/>
              </w:rPr>
              <w:t>功率</w:t>
            </w:r>
          </w:p>
        </w:tc>
        <w:tc>
          <w:tcPr>
            <w:tcW w:w="844" w:type="dxa"/>
            <w:vAlign w:val="center"/>
          </w:tcPr>
          <w:p>
            <w:pPr>
              <w:spacing w:line="300" w:lineRule="auto"/>
              <w:jc w:val="center"/>
              <w:textAlignment w:val="center"/>
              <w:rPr>
                <w:b w:val="0"/>
                <w:sz w:val="22"/>
                <w:szCs w:val="24"/>
              </w:rPr>
            </w:pPr>
            <w:r>
              <w:rPr>
                <w:rFonts w:hint="eastAsia"/>
                <w:b/>
                <w:sz w:val="22"/>
                <w:szCs w:val="24"/>
              </w:rPr>
              <w:t>价格（</w:t>
            </w:r>
            <w:r>
              <w:rPr>
                <w:b/>
                <w:sz w:val="22"/>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330-I</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M/1.167G</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220-E(M)-V3.0</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M/600M</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RG-Cab-SMA-10m</w:t>
            </w:r>
          </w:p>
        </w:tc>
        <w:tc>
          <w:tcPr>
            <w:tcW w:w="2127" w:type="dxa"/>
            <w:vAlign w:val="center"/>
          </w:tcPr>
          <w:p>
            <w:pPr>
              <w:spacing w:line="300" w:lineRule="auto"/>
              <w:jc w:val="center"/>
              <w:textAlignment w:val="center"/>
              <w:rPr>
                <w:sz w:val="22"/>
                <w:szCs w:val="21"/>
              </w:rPr>
            </w:pPr>
            <w:r>
              <w:rPr>
                <w:sz w:val="22"/>
                <w:szCs w:val="21"/>
              </w:rPr>
              <w:t>10米馈线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RG-Cab-SMA-15m</w:t>
            </w:r>
          </w:p>
        </w:tc>
        <w:tc>
          <w:tcPr>
            <w:tcW w:w="2127" w:type="dxa"/>
            <w:vAlign w:val="center"/>
          </w:tcPr>
          <w:p>
            <w:pPr>
              <w:spacing w:line="300" w:lineRule="auto"/>
              <w:jc w:val="center"/>
              <w:textAlignment w:val="center"/>
              <w:rPr>
                <w:sz w:val="22"/>
                <w:szCs w:val="21"/>
              </w:rPr>
            </w:pPr>
            <w:r>
              <w:rPr>
                <w:sz w:val="22"/>
                <w:szCs w:val="21"/>
              </w:rPr>
              <w:t>15米馈线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RG-IOA-2505-S1</w:t>
            </w:r>
          </w:p>
        </w:tc>
        <w:tc>
          <w:tcPr>
            <w:tcW w:w="2127" w:type="dxa"/>
            <w:vAlign w:val="center"/>
          </w:tcPr>
          <w:p>
            <w:pPr>
              <w:spacing w:line="300" w:lineRule="auto"/>
              <w:jc w:val="center"/>
              <w:textAlignment w:val="center"/>
              <w:rPr>
                <w:sz w:val="22"/>
                <w:szCs w:val="21"/>
              </w:rPr>
            </w:pPr>
            <w:r>
              <w:rPr>
                <w:rFonts w:hint="eastAsia"/>
                <w:sz w:val="22"/>
                <w:szCs w:val="21"/>
              </w:rPr>
              <w:t>双频单流</w:t>
            </w:r>
            <w:r>
              <w:rPr>
                <w:sz w:val="22"/>
                <w:szCs w:val="21"/>
              </w:rPr>
              <w:t>/单频单流</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w:t>
            </w:r>
            <w:r>
              <w:rPr>
                <w:sz w:val="22"/>
                <w:szCs w:val="24"/>
              </w:rPr>
              <w:t>P110-w</w:t>
            </w:r>
          </w:p>
        </w:tc>
        <w:tc>
          <w:tcPr>
            <w:tcW w:w="2127" w:type="dxa"/>
            <w:vAlign w:val="center"/>
          </w:tcPr>
          <w:p>
            <w:pPr>
              <w:spacing w:line="300" w:lineRule="auto"/>
              <w:jc w:val="center"/>
              <w:textAlignment w:val="center"/>
              <w:rPr>
                <w:sz w:val="22"/>
                <w:szCs w:val="21"/>
              </w:rPr>
            </w:pPr>
            <w:r>
              <w:rPr>
                <w:rFonts w:hint="eastAsia"/>
                <w:sz w:val="22"/>
                <w:szCs w:val="21"/>
              </w:rPr>
              <w:t>单</w:t>
            </w:r>
            <w:r>
              <w:rPr>
                <w:sz w:val="22"/>
                <w:szCs w:val="21"/>
              </w:rPr>
              <w:t>频</w:t>
            </w:r>
            <w:r>
              <w:rPr>
                <w:rFonts w:hint="eastAsia"/>
                <w:sz w:val="22"/>
                <w:szCs w:val="21"/>
              </w:rPr>
              <w:t>单</w:t>
            </w:r>
            <w:r>
              <w:rPr>
                <w:sz w:val="22"/>
                <w:szCs w:val="21"/>
              </w:rPr>
              <w:t>流</w:t>
            </w:r>
          </w:p>
        </w:tc>
        <w:tc>
          <w:tcPr>
            <w:tcW w:w="1701" w:type="dxa"/>
            <w:vAlign w:val="center"/>
          </w:tcPr>
          <w:p>
            <w:pPr>
              <w:spacing w:line="300" w:lineRule="auto"/>
              <w:jc w:val="center"/>
              <w:textAlignment w:val="center"/>
              <w:rPr>
                <w:sz w:val="22"/>
                <w:szCs w:val="24"/>
              </w:rPr>
            </w:pPr>
            <w:r>
              <w:rPr>
                <w:rFonts w:hint="eastAsia"/>
                <w:sz w:val="22"/>
                <w:szCs w:val="24"/>
              </w:rPr>
              <w:t>150</w:t>
            </w:r>
            <w:r>
              <w:rPr>
                <w:sz w:val="22"/>
                <w:szCs w:val="24"/>
              </w:rPr>
              <w:t>M</w:t>
            </w:r>
          </w:p>
        </w:tc>
        <w:tc>
          <w:tcPr>
            <w:tcW w:w="1275" w:type="dxa"/>
            <w:vAlign w:val="center"/>
          </w:tcPr>
          <w:p>
            <w:pPr>
              <w:spacing w:line="300" w:lineRule="auto"/>
              <w:jc w:val="center"/>
              <w:textAlignment w:val="center"/>
              <w:rPr>
                <w:sz w:val="22"/>
                <w:szCs w:val="24"/>
              </w:rPr>
            </w:pPr>
            <w:r>
              <w:rPr>
                <w:rFonts w:hint="eastAsia"/>
                <w:sz w:val="22"/>
                <w:szCs w:val="24"/>
              </w:rPr>
              <w:t>12/32</w:t>
            </w:r>
          </w:p>
        </w:tc>
        <w:tc>
          <w:tcPr>
            <w:tcW w:w="851" w:type="dxa"/>
            <w:vAlign w:val="center"/>
          </w:tcPr>
          <w:p>
            <w:pPr>
              <w:spacing w:line="300" w:lineRule="auto"/>
              <w:jc w:val="center"/>
              <w:textAlignment w:val="center"/>
              <w:rPr>
                <w:sz w:val="22"/>
                <w:szCs w:val="24"/>
              </w:rPr>
            </w:pPr>
            <w:r>
              <w:rPr>
                <w:rFonts w:hint="eastAsia"/>
                <w:sz w:val="22"/>
                <w:szCs w:val="24"/>
              </w:rPr>
              <w:t>60mw</w:t>
            </w:r>
          </w:p>
        </w:tc>
        <w:tc>
          <w:tcPr>
            <w:tcW w:w="844" w:type="dxa"/>
            <w:vAlign w:val="center"/>
          </w:tcPr>
          <w:p>
            <w:pPr>
              <w:spacing w:line="300" w:lineRule="auto"/>
              <w:jc w:val="center"/>
              <w:textAlignment w:val="center"/>
              <w:rPr>
                <w:sz w:val="22"/>
                <w:szCs w:val="24"/>
              </w:rPr>
            </w:pPr>
            <w:r>
              <w:rPr>
                <w:sz w:val="22"/>
                <w:szCs w:val="24"/>
              </w:rPr>
              <w:t>25</w:t>
            </w:r>
            <w:r>
              <w:rPr>
                <w:rFonts w:hint="eastAsia"/>
                <w:sz w:val="22"/>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S</w:t>
            </w:r>
            <w:r>
              <w:rPr>
                <w:rFonts w:hint="eastAsia"/>
                <w:sz w:val="22"/>
                <w:szCs w:val="24"/>
              </w:rPr>
              <w:t>2928</w:t>
            </w:r>
            <w:r>
              <w:rPr>
                <w:sz w:val="22"/>
                <w:szCs w:val="24"/>
              </w:rPr>
              <w:t>G-24P</w:t>
            </w:r>
          </w:p>
        </w:tc>
        <w:tc>
          <w:tcPr>
            <w:tcW w:w="2127" w:type="dxa"/>
            <w:vAlign w:val="center"/>
          </w:tcPr>
          <w:p>
            <w:pPr>
              <w:spacing w:line="300" w:lineRule="auto"/>
              <w:jc w:val="center"/>
              <w:textAlignment w:val="center"/>
              <w:rPr>
                <w:sz w:val="22"/>
                <w:szCs w:val="21"/>
              </w:rPr>
            </w:pPr>
            <w:r>
              <w:rPr>
                <w:rFonts w:hint="eastAsia"/>
                <w:sz w:val="22"/>
                <w:szCs w:val="21"/>
              </w:rPr>
              <w:t>24口</w:t>
            </w:r>
            <w:r>
              <w:rPr>
                <w:sz w:val="22"/>
                <w:szCs w:val="21"/>
              </w:rPr>
              <w:t>POE交换机</w:t>
            </w:r>
          </w:p>
        </w:tc>
        <w:tc>
          <w:tcPr>
            <w:tcW w:w="1701" w:type="dxa"/>
            <w:vAlign w:val="center"/>
          </w:tcPr>
          <w:p>
            <w:pPr>
              <w:spacing w:line="300" w:lineRule="auto"/>
              <w:jc w:val="center"/>
              <w:textAlignment w:val="center"/>
              <w:rPr>
                <w:sz w:val="22"/>
                <w:szCs w:val="24"/>
              </w:rPr>
            </w:pPr>
            <w:r>
              <w:rPr>
                <w:rFonts w:hint="eastAsia"/>
                <w:sz w:val="22"/>
                <w:szCs w:val="24"/>
              </w:rPr>
              <w:t>N/A</w:t>
            </w:r>
          </w:p>
        </w:tc>
        <w:tc>
          <w:tcPr>
            <w:tcW w:w="1275" w:type="dxa"/>
            <w:vAlign w:val="center"/>
          </w:tcPr>
          <w:p>
            <w:pPr>
              <w:spacing w:line="300" w:lineRule="auto"/>
              <w:jc w:val="center"/>
              <w:textAlignment w:val="center"/>
              <w:rPr>
                <w:sz w:val="22"/>
                <w:szCs w:val="24"/>
              </w:rPr>
            </w:pPr>
            <w:r>
              <w:rPr>
                <w:rFonts w:hint="eastAsia"/>
                <w:sz w:val="22"/>
                <w:szCs w:val="24"/>
              </w:rPr>
              <w:t>N/A</w:t>
            </w:r>
          </w:p>
        </w:tc>
        <w:tc>
          <w:tcPr>
            <w:tcW w:w="851" w:type="dxa"/>
            <w:vAlign w:val="center"/>
          </w:tcPr>
          <w:p>
            <w:pPr>
              <w:spacing w:line="300" w:lineRule="auto"/>
              <w:jc w:val="center"/>
              <w:textAlignment w:val="center"/>
              <w:rPr>
                <w:sz w:val="22"/>
                <w:szCs w:val="24"/>
              </w:rPr>
            </w:pPr>
            <w:r>
              <w:rPr>
                <w:rFonts w:hint="eastAsia"/>
                <w:sz w:val="22"/>
                <w:szCs w:val="24"/>
              </w:rPr>
              <w:t>240</w:t>
            </w:r>
            <w:r>
              <w:rPr>
                <w:sz w:val="22"/>
                <w:szCs w:val="24"/>
              </w:rPr>
              <w:t>w</w:t>
            </w:r>
          </w:p>
        </w:tc>
        <w:tc>
          <w:tcPr>
            <w:tcW w:w="844" w:type="dxa"/>
            <w:vAlign w:val="center"/>
          </w:tcPr>
          <w:p>
            <w:pPr>
              <w:spacing w:line="300" w:lineRule="auto"/>
              <w:jc w:val="center"/>
              <w:textAlignment w:val="center"/>
              <w:rPr>
                <w:sz w:val="22"/>
                <w:szCs w:val="24"/>
              </w:rPr>
            </w:pPr>
            <w:r>
              <w:rPr>
                <w:sz w:val="22"/>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WS6008</w:t>
            </w:r>
          </w:p>
        </w:tc>
        <w:tc>
          <w:tcPr>
            <w:tcW w:w="2127" w:type="dxa"/>
            <w:vAlign w:val="center"/>
          </w:tcPr>
          <w:p>
            <w:pPr>
              <w:spacing w:line="300" w:lineRule="auto"/>
              <w:jc w:val="center"/>
              <w:textAlignment w:val="center"/>
              <w:rPr>
                <w:sz w:val="22"/>
                <w:szCs w:val="21"/>
              </w:rPr>
            </w:pPr>
            <w:r>
              <w:rPr>
                <w:sz w:val="22"/>
                <w:szCs w:val="21"/>
              </w:rPr>
              <w:t>无线控制器</w:t>
            </w:r>
          </w:p>
        </w:tc>
        <w:tc>
          <w:tcPr>
            <w:tcW w:w="1701" w:type="dxa"/>
            <w:vAlign w:val="center"/>
          </w:tcPr>
          <w:p>
            <w:pPr>
              <w:spacing w:line="300" w:lineRule="auto"/>
              <w:jc w:val="center"/>
              <w:textAlignment w:val="center"/>
              <w:rPr>
                <w:sz w:val="22"/>
                <w:szCs w:val="24"/>
              </w:rPr>
            </w:pPr>
            <w:r>
              <w:rPr>
                <w:rFonts w:hint="eastAsia"/>
                <w:sz w:val="22"/>
                <w:szCs w:val="24"/>
              </w:rPr>
              <w:t>6</w:t>
            </w:r>
            <w:r>
              <w:rPr>
                <w:sz w:val="22"/>
                <w:szCs w:val="24"/>
              </w:rPr>
              <w:t>*1000M</w:t>
            </w:r>
          </w:p>
        </w:tc>
        <w:tc>
          <w:tcPr>
            <w:tcW w:w="1275" w:type="dxa"/>
            <w:vAlign w:val="center"/>
          </w:tcPr>
          <w:p>
            <w:pPr>
              <w:spacing w:line="300" w:lineRule="auto"/>
              <w:jc w:val="center"/>
              <w:textAlignment w:val="center"/>
              <w:rPr>
                <w:sz w:val="22"/>
                <w:szCs w:val="24"/>
              </w:rPr>
            </w:pPr>
            <w:r>
              <w:rPr>
                <w:rFonts w:hint="eastAsia"/>
                <w:sz w:val="22"/>
                <w:szCs w:val="24"/>
              </w:rPr>
              <w:t>32</w:t>
            </w:r>
            <w:r>
              <w:rPr>
                <w:sz w:val="22"/>
                <w:szCs w:val="24"/>
              </w:rPr>
              <w:t>/200</w:t>
            </w:r>
          </w:p>
        </w:tc>
        <w:tc>
          <w:tcPr>
            <w:tcW w:w="851" w:type="dxa"/>
            <w:vAlign w:val="center"/>
          </w:tcPr>
          <w:p>
            <w:pPr>
              <w:spacing w:line="300" w:lineRule="auto"/>
              <w:jc w:val="center"/>
              <w:textAlignment w:val="center"/>
              <w:rPr>
                <w:sz w:val="22"/>
                <w:szCs w:val="24"/>
              </w:rPr>
            </w:pPr>
            <w:r>
              <w:rPr>
                <w:rFonts w:hint="eastAsia"/>
                <w:sz w:val="22"/>
                <w:szCs w:val="24"/>
              </w:rPr>
              <w:t>40</w:t>
            </w:r>
            <w:r>
              <w:rPr>
                <w:sz w:val="22"/>
                <w:szCs w:val="24"/>
              </w:rPr>
              <w:t>w</w:t>
            </w:r>
          </w:p>
        </w:tc>
        <w:tc>
          <w:tcPr>
            <w:tcW w:w="844" w:type="dxa"/>
            <w:vAlign w:val="center"/>
          </w:tcPr>
          <w:p>
            <w:pPr>
              <w:spacing w:line="300" w:lineRule="auto"/>
              <w:jc w:val="center"/>
              <w:textAlignment w:val="center"/>
              <w:rPr>
                <w:sz w:val="22"/>
                <w:szCs w:val="24"/>
              </w:rPr>
            </w:pPr>
            <w:r>
              <w:rPr>
                <w:rFonts w:hint="eastAsia"/>
                <w:sz w:val="22"/>
                <w:szCs w:val="24"/>
              </w:rPr>
              <w:t>50000</w:t>
            </w:r>
          </w:p>
        </w:tc>
      </w:tr>
    </w:tbl>
    <w:p>
      <w:pPr>
        <w:spacing w:line="480" w:lineRule="exact"/>
        <w:jc w:val="center"/>
        <w:rPr>
          <w:sz w:val="28"/>
          <w:szCs w:val="28"/>
        </w:rPr>
      </w:pPr>
    </w:p>
    <w:p>
      <w:pPr>
        <w:pStyle w:val="3"/>
        <w:numPr>
          <w:ilvl w:val="0"/>
          <w:numId w:val="11"/>
        </w:numPr>
        <w:tabs>
          <w:tab w:val="left" w:pos="840"/>
        </w:tabs>
        <w:ind w:firstLineChars="0"/>
        <w:rPr>
          <w:b/>
          <w:bCs/>
          <w:sz w:val="28"/>
          <w:szCs w:val="28"/>
        </w:rPr>
      </w:pPr>
      <w:r>
        <w:rPr>
          <w:rFonts w:hint="eastAsia"/>
          <w:b/>
          <w:bCs/>
          <w:sz w:val="28"/>
          <w:szCs w:val="28"/>
        </w:rPr>
        <w:t>网络系统集成物料清单</w:t>
      </w:r>
    </w:p>
    <w:p>
      <w:pPr>
        <w:spacing w:line="480" w:lineRule="exact"/>
        <w:jc w:val="center"/>
        <w:rPr>
          <w:sz w:val="24"/>
          <w:szCs w:val="24"/>
        </w:rPr>
      </w:pPr>
      <w:r>
        <w:rPr>
          <w:rFonts w:hint="eastAsia"/>
          <w:sz w:val="24"/>
          <w:szCs w:val="24"/>
        </w:rPr>
        <w:t>表1-4 综合布线工程材料清单</w:t>
      </w:r>
    </w:p>
    <w:tbl>
      <w:tblPr>
        <w:tblStyle w:val="37"/>
        <w:tblpPr w:leftFromText="180" w:rightFromText="180" w:vertAnchor="text" w:horzAnchor="margin" w:tblpXSpec="center" w:tblpY="18"/>
        <w:tblOverlap w:val="never"/>
        <w:tblW w:w="87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693"/>
        <w:gridCol w:w="1985"/>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b w:val="0"/>
                <w:kern w:val="0"/>
                <w:sz w:val="24"/>
                <w:szCs w:val="24"/>
              </w:rPr>
            </w:pPr>
            <w:r>
              <w:rPr>
                <w:rFonts w:hint="eastAsia"/>
                <w:b/>
                <w:kern w:val="0"/>
                <w:sz w:val="24"/>
                <w:szCs w:val="24"/>
              </w:rPr>
              <w:t>产品名称</w:t>
            </w:r>
          </w:p>
        </w:tc>
        <w:tc>
          <w:tcPr>
            <w:tcW w:w="2693" w:type="dxa"/>
            <w:vAlign w:val="center"/>
          </w:tcPr>
          <w:p>
            <w:pPr>
              <w:spacing w:line="300" w:lineRule="auto"/>
              <w:jc w:val="center"/>
              <w:textAlignment w:val="center"/>
              <w:rPr>
                <w:b w:val="0"/>
                <w:kern w:val="0"/>
                <w:sz w:val="24"/>
                <w:szCs w:val="24"/>
              </w:rPr>
            </w:pPr>
            <w:r>
              <w:rPr>
                <w:rFonts w:hint="eastAsia"/>
                <w:b/>
                <w:kern w:val="0"/>
                <w:sz w:val="24"/>
                <w:szCs w:val="24"/>
              </w:rPr>
              <w:t>规格</w:t>
            </w:r>
          </w:p>
        </w:tc>
        <w:tc>
          <w:tcPr>
            <w:tcW w:w="1985" w:type="dxa"/>
            <w:shd w:val="clear" w:color="auto" w:fill="FFFFFF" w:themeFill="background1"/>
            <w:vAlign w:val="center"/>
          </w:tcPr>
          <w:p>
            <w:pPr>
              <w:spacing w:line="300" w:lineRule="auto"/>
              <w:jc w:val="center"/>
              <w:textAlignment w:val="center"/>
              <w:rPr>
                <w:b w:val="0"/>
                <w:kern w:val="0"/>
                <w:sz w:val="24"/>
                <w:szCs w:val="24"/>
              </w:rPr>
            </w:pPr>
            <w:r>
              <w:rPr>
                <w:rFonts w:hint="eastAsia"/>
                <w:b/>
                <w:kern w:val="0"/>
                <w:sz w:val="24"/>
                <w:szCs w:val="24"/>
              </w:rPr>
              <w:t>容纳网线数</w:t>
            </w:r>
          </w:p>
        </w:tc>
        <w:tc>
          <w:tcPr>
            <w:tcW w:w="2001" w:type="dxa"/>
            <w:vAlign w:val="center"/>
          </w:tcPr>
          <w:p>
            <w:pPr>
              <w:spacing w:line="300" w:lineRule="auto"/>
              <w:jc w:val="center"/>
              <w:textAlignment w:val="center"/>
              <w:rPr>
                <w:b w:val="0"/>
                <w:kern w:val="0"/>
                <w:sz w:val="24"/>
                <w:szCs w:val="24"/>
              </w:rPr>
            </w:pPr>
            <w:r>
              <w:rPr>
                <w:rFonts w:hint="eastAsia"/>
                <w:b/>
                <w:kern w:val="0"/>
                <w:sz w:val="24"/>
                <w:szCs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kern w:val="0"/>
                <w:sz w:val="24"/>
                <w:szCs w:val="24"/>
              </w:rPr>
            </w:pPr>
            <w:r>
              <w:rPr>
                <w:kern w:val="0"/>
                <w:sz w:val="24"/>
                <w:szCs w:val="24"/>
              </w:rPr>
              <w:t>C</w:t>
            </w:r>
            <w:r>
              <w:rPr>
                <w:rFonts w:hint="eastAsia"/>
                <w:kern w:val="0"/>
                <w:sz w:val="24"/>
                <w:szCs w:val="24"/>
              </w:rPr>
              <w:t>at</w:t>
            </w:r>
            <w:r>
              <w:rPr>
                <w:kern w:val="0"/>
                <w:sz w:val="24"/>
                <w:szCs w:val="24"/>
              </w:rPr>
              <w:t>5e</w:t>
            </w:r>
            <w:r>
              <w:rPr>
                <w:rFonts w:hint="eastAsia"/>
                <w:kern w:val="0"/>
                <w:sz w:val="24"/>
                <w:szCs w:val="24"/>
              </w:rPr>
              <w:t>网络</w:t>
            </w:r>
            <w:r>
              <w:rPr>
                <w:kern w:val="0"/>
                <w:sz w:val="24"/>
                <w:szCs w:val="24"/>
              </w:rPr>
              <w:t>配线架</w:t>
            </w:r>
          </w:p>
        </w:tc>
        <w:tc>
          <w:tcPr>
            <w:tcW w:w="2693" w:type="dxa"/>
            <w:vAlign w:val="center"/>
          </w:tcPr>
          <w:p>
            <w:pPr>
              <w:spacing w:line="300" w:lineRule="auto"/>
              <w:jc w:val="center"/>
              <w:textAlignment w:val="center"/>
              <w:rPr>
                <w:kern w:val="0"/>
                <w:sz w:val="24"/>
                <w:szCs w:val="24"/>
              </w:rPr>
            </w:pPr>
            <w:r>
              <w:rPr>
                <w:rFonts w:hint="eastAsia"/>
                <w:kern w:val="0"/>
                <w:sz w:val="24"/>
                <w:szCs w:val="24"/>
              </w:rPr>
              <w:t>24口</w:t>
            </w:r>
            <w:r>
              <w:rPr>
                <w:kern w:val="0"/>
                <w:sz w:val="24"/>
                <w:szCs w:val="24"/>
              </w:rPr>
              <w:t>、1U</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24</w:t>
            </w:r>
          </w:p>
        </w:tc>
        <w:tc>
          <w:tcPr>
            <w:tcW w:w="2001" w:type="dxa"/>
            <w:vAlign w:val="center"/>
          </w:tcPr>
          <w:p>
            <w:pPr>
              <w:spacing w:line="300" w:lineRule="auto"/>
              <w:jc w:val="center"/>
              <w:textAlignment w:val="center"/>
              <w:rPr>
                <w:kern w:val="0"/>
                <w:sz w:val="24"/>
                <w:szCs w:val="24"/>
              </w:rPr>
            </w:pPr>
            <w:r>
              <w:rPr>
                <w:rFonts w:hint="eastAsia"/>
                <w:kern w:val="0"/>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kern w:val="0"/>
                <w:sz w:val="24"/>
                <w:szCs w:val="24"/>
              </w:rPr>
            </w:pPr>
            <w:r>
              <w:rPr>
                <w:rFonts w:hint="eastAsia"/>
                <w:kern w:val="0"/>
                <w:sz w:val="24"/>
                <w:szCs w:val="24"/>
              </w:rPr>
              <w:t>理线架</w:t>
            </w:r>
          </w:p>
        </w:tc>
        <w:tc>
          <w:tcPr>
            <w:tcW w:w="2693" w:type="dxa"/>
            <w:vAlign w:val="center"/>
          </w:tcPr>
          <w:p>
            <w:pPr>
              <w:spacing w:line="300" w:lineRule="auto"/>
              <w:jc w:val="center"/>
              <w:textAlignment w:val="center"/>
              <w:rPr>
                <w:kern w:val="0"/>
                <w:sz w:val="24"/>
                <w:szCs w:val="24"/>
              </w:rPr>
            </w:pPr>
            <w:r>
              <w:rPr>
                <w:rFonts w:hint="eastAsia"/>
                <w:kern w:val="0"/>
                <w:sz w:val="24"/>
                <w:szCs w:val="24"/>
              </w:rPr>
              <w:t>1</w:t>
            </w:r>
            <w:r>
              <w:rPr>
                <w:kern w:val="0"/>
                <w:sz w:val="24"/>
                <w:szCs w:val="24"/>
              </w:rPr>
              <w:t>U</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24</w:t>
            </w:r>
          </w:p>
        </w:tc>
        <w:tc>
          <w:tcPr>
            <w:tcW w:w="2001" w:type="dxa"/>
            <w:vAlign w:val="center"/>
          </w:tcPr>
          <w:p>
            <w:pPr>
              <w:spacing w:line="300" w:lineRule="auto"/>
              <w:jc w:val="center"/>
              <w:textAlignment w:val="center"/>
              <w:rPr>
                <w:kern w:val="0"/>
                <w:sz w:val="24"/>
                <w:szCs w:val="24"/>
              </w:rPr>
            </w:pPr>
            <w:r>
              <w:rPr>
                <w:rFonts w:hint="eastAsia"/>
                <w:kern w:val="0"/>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restart"/>
            <w:shd w:val="clear" w:color="auto" w:fill="auto"/>
            <w:vAlign w:val="center"/>
          </w:tcPr>
          <w:p>
            <w:pPr>
              <w:spacing w:line="300" w:lineRule="auto"/>
              <w:jc w:val="center"/>
              <w:textAlignment w:val="center"/>
              <w:rPr>
                <w:kern w:val="0"/>
                <w:sz w:val="24"/>
                <w:szCs w:val="24"/>
              </w:rPr>
            </w:pPr>
            <w:r>
              <w:rPr>
                <w:rFonts w:hint="eastAsia"/>
                <w:kern w:val="0"/>
                <w:sz w:val="24"/>
                <w:szCs w:val="24"/>
              </w:rPr>
              <w:t>PVC线槽</w:t>
            </w:r>
          </w:p>
        </w:tc>
        <w:tc>
          <w:tcPr>
            <w:tcW w:w="2693" w:type="dxa"/>
            <w:shd w:val="clear" w:color="auto" w:fill="auto"/>
            <w:vAlign w:val="center"/>
          </w:tcPr>
          <w:p>
            <w:pPr>
              <w:spacing w:line="300" w:lineRule="auto"/>
              <w:jc w:val="center"/>
              <w:textAlignment w:val="center"/>
              <w:rPr>
                <w:kern w:val="0"/>
                <w:sz w:val="24"/>
                <w:szCs w:val="24"/>
              </w:rPr>
            </w:pPr>
            <w:r>
              <w:rPr>
                <w:rFonts w:hint="eastAsia"/>
                <w:kern w:val="0"/>
                <w:sz w:val="24"/>
                <w:szCs w:val="24"/>
              </w:rPr>
              <w:t>20mm*10mm*2.8</w:t>
            </w:r>
            <w:r>
              <w:rPr>
                <w:kern w:val="0"/>
                <w:sz w:val="24"/>
                <w:szCs w:val="24"/>
              </w:rPr>
              <w:t>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1~2</w:t>
            </w:r>
          </w:p>
        </w:tc>
        <w:tc>
          <w:tcPr>
            <w:tcW w:w="2001" w:type="dxa"/>
            <w:shd w:val="clear" w:color="auto" w:fill="auto"/>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kern w:val="0"/>
                <w:sz w:val="24"/>
                <w:szCs w:val="24"/>
              </w:rPr>
            </w:pPr>
          </w:p>
        </w:tc>
        <w:tc>
          <w:tcPr>
            <w:tcW w:w="2693" w:type="dxa"/>
            <w:shd w:val="clear" w:color="auto" w:fill="auto"/>
            <w:vAlign w:val="center"/>
          </w:tcPr>
          <w:p>
            <w:pPr>
              <w:spacing w:line="300" w:lineRule="auto"/>
              <w:jc w:val="center"/>
              <w:textAlignment w:val="center"/>
              <w:rPr>
                <w:kern w:val="0"/>
                <w:sz w:val="24"/>
                <w:szCs w:val="24"/>
              </w:rPr>
            </w:pPr>
            <w:r>
              <w:rPr>
                <w:kern w:val="0"/>
                <w:sz w:val="24"/>
                <w:szCs w:val="24"/>
              </w:rPr>
              <w:t>25</w:t>
            </w:r>
            <w:r>
              <w:rPr>
                <w:rFonts w:hint="eastAsia"/>
                <w:kern w:val="0"/>
                <w:sz w:val="24"/>
                <w:szCs w:val="24"/>
              </w:rPr>
              <w:t>mm*</w:t>
            </w:r>
            <w:r>
              <w:rPr>
                <w:kern w:val="0"/>
                <w:sz w:val="24"/>
                <w:szCs w:val="24"/>
              </w:rPr>
              <w:t>12.5</w:t>
            </w:r>
            <w:r>
              <w:rPr>
                <w:rFonts w:hint="eastAsia"/>
                <w:kern w:val="0"/>
                <w:sz w:val="24"/>
                <w:szCs w:val="24"/>
              </w:rPr>
              <w:t>mm*2.8</w:t>
            </w:r>
            <w:r>
              <w:rPr>
                <w:kern w:val="0"/>
                <w:sz w:val="24"/>
                <w:szCs w:val="24"/>
              </w:rPr>
              <w:t>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3~4</w:t>
            </w:r>
          </w:p>
        </w:tc>
        <w:tc>
          <w:tcPr>
            <w:tcW w:w="2001" w:type="dxa"/>
            <w:shd w:val="clear" w:color="auto" w:fill="auto"/>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kern w:val="0"/>
                <w:sz w:val="24"/>
                <w:szCs w:val="24"/>
              </w:rPr>
            </w:pPr>
          </w:p>
        </w:tc>
        <w:tc>
          <w:tcPr>
            <w:tcW w:w="2693" w:type="dxa"/>
            <w:shd w:val="clear" w:color="auto" w:fill="auto"/>
            <w:vAlign w:val="center"/>
          </w:tcPr>
          <w:p>
            <w:pPr>
              <w:spacing w:line="300" w:lineRule="auto"/>
              <w:jc w:val="center"/>
              <w:textAlignment w:val="center"/>
              <w:rPr>
                <w:kern w:val="0"/>
                <w:sz w:val="24"/>
                <w:szCs w:val="24"/>
              </w:rPr>
            </w:pPr>
            <w:r>
              <w:rPr>
                <w:rFonts w:hint="eastAsia"/>
                <w:kern w:val="0"/>
                <w:sz w:val="24"/>
                <w:szCs w:val="24"/>
              </w:rPr>
              <w:t>3</w:t>
            </w:r>
            <w:r>
              <w:rPr>
                <w:kern w:val="0"/>
                <w:sz w:val="24"/>
                <w:szCs w:val="24"/>
              </w:rPr>
              <w:t>0</w:t>
            </w:r>
            <w:r>
              <w:rPr>
                <w:rFonts w:hint="eastAsia"/>
                <w:kern w:val="0"/>
                <w:sz w:val="24"/>
                <w:szCs w:val="24"/>
              </w:rPr>
              <w:t>mm*1</w:t>
            </w:r>
            <w:r>
              <w:rPr>
                <w:kern w:val="0"/>
                <w:sz w:val="24"/>
                <w:szCs w:val="24"/>
              </w:rPr>
              <w:t>6</w:t>
            </w:r>
            <w:r>
              <w:rPr>
                <w:rFonts w:hint="eastAsia"/>
                <w:kern w:val="0"/>
                <w:sz w:val="24"/>
                <w:szCs w:val="24"/>
              </w:rPr>
              <w:t>mm*2.8</w:t>
            </w:r>
            <w:r>
              <w:rPr>
                <w:kern w:val="0"/>
                <w:sz w:val="24"/>
                <w:szCs w:val="24"/>
              </w:rPr>
              <w:t>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5~7</w:t>
            </w:r>
          </w:p>
        </w:tc>
        <w:tc>
          <w:tcPr>
            <w:tcW w:w="2001" w:type="dxa"/>
            <w:shd w:val="clear" w:color="auto" w:fill="auto"/>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kern w:val="0"/>
                <w:sz w:val="24"/>
                <w:szCs w:val="24"/>
              </w:rPr>
            </w:pPr>
          </w:p>
        </w:tc>
        <w:tc>
          <w:tcPr>
            <w:tcW w:w="2693" w:type="dxa"/>
            <w:shd w:val="clear" w:color="auto" w:fill="auto"/>
            <w:vAlign w:val="center"/>
          </w:tcPr>
          <w:p>
            <w:pPr>
              <w:spacing w:line="300" w:lineRule="auto"/>
              <w:jc w:val="center"/>
              <w:textAlignment w:val="center"/>
              <w:rPr>
                <w:kern w:val="0"/>
                <w:sz w:val="24"/>
                <w:szCs w:val="24"/>
              </w:rPr>
            </w:pPr>
            <w:r>
              <w:rPr>
                <w:rFonts w:hint="eastAsia"/>
                <w:kern w:val="0"/>
                <w:sz w:val="24"/>
                <w:szCs w:val="24"/>
              </w:rPr>
              <w:t>3</w:t>
            </w:r>
            <w:r>
              <w:rPr>
                <w:kern w:val="0"/>
                <w:sz w:val="24"/>
                <w:szCs w:val="24"/>
              </w:rPr>
              <w:t>9</w:t>
            </w:r>
            <w:r>
              <w:rPr>
                <w:rFonts w:hint="eastAsia"/>
                <w:kern w:val="0"/>
                <w:sz w:val="24"/>
                <w:szCs w:val="24"/>
              </w:rPr>
              <w:t>mm*1</w:t>
            </w:r>
            <w:r>
              <w:rPr>
                <w:kern w:val="0"/>
                <w:sz w:val="24"/>
                <w:szCs w:val="24"/>
              </w:rPr>
              <w:t>9</w:t>
            </w:r>
            <w:r>
              <w:rPr>
                <w:rFonts w:hint="eastAsia"/>
                <w:kern w:val="0"/>
                <w:sz w:val="24"/>
                <w:szCs w:val="24"/>
              </w:rPr>
              <w:t>mm*2.8</w:t>
            </w:r>
            <w:r>
              <w:rPr>
                <w:kern w:val="0"/>
                <w:sz w:val="24"/>
                <w:szCs w:val="24"/>
              </w:rPr>
              <w:t>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8~12</w:t>
            </w:r>
          </w:p>
        </w:tc>
        <w:tc>
          <w:tcPr>
            <w:tcW w:w="2001" w:type="dxa"/>
            <w:shd w:val="clear" w:color="auto" w:fill="auto"/>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kern w:val="0"/>
                <w:sz w:val="24"/>
                <w:szCs w:val="24"/>
              </w:rPr>
            </w:pPr>
          </w:p>
        </w:tc>
        <w:tc>
          <w:tcPr>
            <w:tcW w:w="2693" w:type="dxa"/>
            <w:shd w:val="clear" w:color="auto" w:fill="auto"/>
            <w:vAlign w:val="center"/>
          </w:tcPr>
          <w:p>
            <w:pPr>
              <w:spacing w:line="300" w:lineRule="auto"/>
              <w:jc w:val="center"/>
              <w:textAlignment w:val="center"/>
              <w:rPr>
                <w:kern w:val="0"/>
                <w:sz w:val="24"/>
                <w:szCs w:val="24"/>
              </w:rPr>
            </w:pPr>
            <w:r>
              <w:rPr>
                <w:kern w:val="0"/>
                <w:sz w:val="24"/>
                <w:szCs w:val="24"/>
              </w:rPr>
              <w:t>50</w:t>
            </w:r>
            <w:r>
              <w:rPr>
                <w:rFonts w:hint="eastAsia"/>
                <w:kern w:val="0"/>
                <w:sz w:val="24"/>
                <w:szCs w:val="24"/>
              </w:rPr>
              <w:t>mm*</w:t>
            </w:r>
            <w:r>
              <w:rPr>
                <w:kern w:val="0"/>
                <w:sz w:val="24"/>
                <w:szCs w:val="24"/>
              </w:rPr>
              <w:t>25</w:t>
            </w:r>
            <w:r>
              <w:rPr>
                <w:rFonts w:hint="eastAsia"/>
                <w:kern w:val="0"/>
                <w:sz w:val="24"/>
                <w:szCs w:val="24"/>
              </w:rPr>
              <w:t>mm*2.8</w:t>
            </w:r>
            <w:r>
              <w:rPr>
                <w:kern w:val="0"/>
                <w:sz w:val="24"/>
                <w:szCs w:val="24"/>
              </w:rPr>
              <w:t>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13~22</w:t>
            </w:r>
          </w:p>
        </w:tc>
        <w:tc>
          <w:tcPr>
            <w:tcW w:w="2001" w:type="dxa"/>
            <w:shd w:val="clear" w:color="auto" w:fill="auto"/>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kern w:val="0"/>
                <w:sz w:val="24"/>
                <w:szCs w:val="24"/>
              </w:rPr>
            </w:pPr>
            <w:r>
              <w:rPr>
                <w:rFonts w:hint="eastAsia"/>
                <w:kern w:val="0"/>
                <w:sz w:val="24"/>
                <w:szCs w:val="24"/>
              </w:rPr>
              <w:t>PVC线槽</w:t>
            </w:r>
            <w:r>
              <w:rPr>
                <w:kern w:val="0"/>
                <w:sz w:val="24"/>
                <w:szCs w:val="24"/>
              </w:rPr>
              <w:t>底盒</w:t>
            </w:r>
          </w:p>
        </w:tc>
        <w:tc>
          <w:tcPr>
            <w:tcW w:w="2693" w:type="dxa"/>
            <w:vAlign w:val="center"/>
          </w:tcPr>
          <w:p>
            <w:pPr>
              <w:spacing w:line="300" w:lineRule="auto"/>
              <w:jc w:val="center"/>
              <w:textAlignment w:val="center"/>
              <w:rPr>
                <w:kern w:val="0"/>
                <w:sz w:val="24"/>
                <w:szCs w:val="24"/>
              </w:rPr>
            </w:pPr>
            <w:r>
              <w:rPr>
                <w:rFonts w:hint="eastAsia"/>
                <w:kern w:val="0"/>
                <w:sz w:val="24"/>
                <w:szCs w:val="24"/>
              </w:rPr>
              <w:t>标准</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2</w:t>
            </w:r>
          </w:p>
        </w:tc>
        <w:tc>
          <w:tcPr>
            <w:tcW w:w="2001" w:type="dxa"/>
            <w:vAlign w:val="center"/>
          </w:tcPr>
          <w:p>
            <w:pPr>
              <w:spacing w:line="300" w:lineRule="auto"/>
              <w:jc w:val="center"/>
              <w:textAlignment w:val="center"/>
              <w:rPr>
                <w:kern w:val="0"/>
                <w:sz w:val="24"/>
                <w:szCs w:val="24"/>
              </w:rPr>
            </w:pPr>
            <w:r>
              <w:rPr>
                <w:rFonts w:hint="eastAsia"/>
                <w:kern w:val="0"/>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kern w:val="0"/>
                <w:sz w:val="24"/>
                <w:szCs w:val="24"/>
              </w:rPr>
            </w:pPr>
            <w:r>
              <w:rPr>
                <w:rFonts w:hint="eastAsia"/>
                <w:kern w:val="0"/>
                <w:sz w:val="24"/>
                <w:szCs w:val="24"/>
              </w:rPr>
              <w:t>PVC</w:t>
            </w:r>
            <w:r>
              <w:rPr>
                <w:kern w:val="0"/>
                <w:sz w:val="24"/>
                <w:szCs w:val="24"/>
              </w:rPr>
              <w:t>暗盒</w:t>
            </w:r>
          </w:p>
        </w:tc>
        <w:tc>
          <w:tcPr>
            <w:tcW w:w="2693" w:type="dxa"/>
            <w:vAlign w:val="center"/>
          </w:tcPr>
          <w:p>
            <w:pPr>
              <w:spacing w:line="300" w:lineRule="auto"/>
              <w:jc w:val="center"/>
              <w:textAlignment w:val="center"/>
              <w:rPr>
                <w:kern w:val="0"/>
                <w:sz w:val="24"/>
                <w:szCs w:val="24"/>
              </w:rPr>
            </w:pPr>
            <w:r>
              <w:rPr>
                <w:rFonts w:hint="eastAsia"/>
                <w:kern w:val="0"/>
                <w:sz w:val="24"/>
                <w:szCs w:val="24"/>
              </w:rPr>
              <w:t>标准</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2</w:t>
            </w:r>
          </w:p>
        </w:tc>
        <w:tc>
          <w:tcPr>
            <w:tcW w:w="2001" w:type="dxa"/>
            <w:vAlign w:val="center"/>
          </w:tcPr>
          <w:p>
            <w:pPr>
              <w:spacing w:line="300" w:lineRule="auto"/>
              <w:jc w:val="center"/>
              <w:textAlignment w:val="center"/>
              <w:rPr>
                <w:kern w:val="0"/>
                <w:sz w:val="24"/>
                <w:szCs w:val="24"/>
              </w:rPr>
            </w:pPr>
            <w:r>
              <w:rPr>
                <w:rFonts w:hint="eastAsia"/>
                <w:kern w:val="0"/>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kern w:val="0"/>
                <w:sz w:val="24"/>
                <w:szCs w:val="24"/>
              </w:rPr>
            </w:pPr>
            <w:r>
              <w:rPr>
                <w:rFonts w:hint="eastAsia"/>
                <w:kern w:val="0"/>
                <w:sz w:val="24"/>
                <w:szCs w:val="24"/>
              </w:rPr>
              <w:t>PVC</w:t>
            </w:r>
            <w:r>
              <w:rPr>
                <w:kern w:val="0"/>
                <w:sz w:val="24"/>
                <w:szCs w:val="24"/>
              </w:rPr>
              <w:t>线管</w:t>
            </w:r>
          </w:p>
        </w:tc>
        <w:tc>
          <w:tcPr>
            <w:tcW w:w="2693" w:type="dxa"/>
            <w:vAlign w:val="center"/>
          </w:tcPr>
          <w:p>
            <w:pPr>
              <w:spacing w:line="300" w:lineRule="auto"/>
              <w:jc w:val="center"/>
              <w:textAlignment w:val="center"/>
              <w:rPr>
                <w:kern w:val="0"/>
                <w:sz w:val="24"/>
                <w:szCs w:val="24"/>
              </w:rPr>
            </w:pPr>
            <w:r>
              <w:rPr>
                <w:kern w:val="0"/>
                <w:sz w:val="24"/>
                <w:szCs w:val="24"/>
              </w:rPr>
              <w:t>16mm*2.8m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1~3</w:t>
            </w:r>
          </w:p>
        </w:tc>
        <w:tc>
          <w:tcPr>
            <w:tcW w:w="2001" w:type="dxa"/>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kern w:val="0"/>
                <w:sz w:val="24"/>
                <w:szCs w:val="24"/>
              </w:rPr>
            </w:pPr>
          </w:p>
        </w:tc>
        <w:tc>
          <w:tcPr>
            <w:tcW w:w="2693" w:type="dxa"/>
            <w:vAlign w:val="center"/>
          </w:tcPr>
          <w:p>
            <w:pPr>
              <w:spacing w:line="300" w:lineRule="auto"/>
              <w:jc w:val="center"/>
              <w:textAlignment w:val="center"/>
              <w:rPr>
                <w:kern w:val="0"/>
                <w:sz w:val="24"/>
                <w:szCs w:val="24"/>
              </w:rPr>
            </w:pPr>
            <w:r>
              <w:rPr>
                <w:kern w:val="0"/>
                <w:sz w:val="24"/>
                <w:szCs w:val="24"/>
              </w:rPr>
              <w:t>20mm*2.8m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2~5</w:t>
            </w:r>
          </w:p>
        </w:tc>
        <w:tc>
          <w:tcPr>
            <w:tcW w:w="2001" w:type="dxa"/>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kern w:val="0"/>
                <w:sz w:val="24"/>
                <w:szCs w:val="24"/>
              </w:rPr>
            </w:pPr>
          </w:p>
        </w:tc>
        <w:tc>
          <w:tcPr>
            <w:tcW w:w="2693" w:type="dxa"/>
            <w:vAlign w:val="center"/>
          </w:tcPr>
          <w:p>
            <w:pPr>
              <w:spacing w:line="300" w:lineRule="auto"/>
              <w:jc w:val="center"/>
              <w:textAlignment w:val="center"/>
              <w:rPr>
                <w:kern w:val="0"/>
                <w:sz w:val="24"/>
                <w:szCs w:val="24"/>
              </w:rPr>
            </w:pPr>
            <w:r>
              <w:rPr>
                <w:kern w:val="0"/>
                <w:sz w:val="24"/>
                <w:szCs w:val="24"/>
              </w:rPr>
              <w:t>25mm*2.8m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4~8</w:t>
            </w:r>
          </w:p>
        </w:tc>
        <w:tc>
          <w:tcPr>
            <w:tcW w:w="2001" w:type="dxa"/>
            <w:vAlign w:val="center"/>
          </w:tcPr>
          <w:p>
            <w:pPr>
              <w:spacing w:line="300" w:lineRule="auto"/>
              <w:jc w:val="center"/>
              <w:textAlignment w:val="center"/>
              <w:rPr>
                <w:kern w:val="0"/>
                <w:sz w:val="24"/>
                <w:szCs w:val="24"/>
              </w:rPr>
            </w:pPr>
            <w:r>
              <w:rPr>
                <w:rFonts w:hint="eastAsia"/>
                <w:kern w:val="0"/>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kern w:val="0"/>
                <w:sz w:val="24"/>
                <w:szCs w:val="24"/>
              </w:rPr>
            </w:pPr>
            <w:r>
              <w:rPr>
                <w:rFonts w:hint="eastAsia"/>
                <w:kern w:val="0"/>
                <w:sz w:val="24"/>
                <w:szCs w:val="24"/>
              </w:rPr>
              <w:t>金属</w:t>
            </w:r>
            <w:r>
              <w:rPr>
                <w:kern w:val="0"/>
                <w:sz w:val="24"/>
                <w:szCs w:val="24"/>
              </w:rPr>
              <w:t>桥架</w:t>
            </w:r>
          </w:p>
        </w:tc>
        <w:tc>
          <w:tcPr>
            <w:tcW w:w="2693" w:type="dxa"/>
            <w:vAlign w:val="center"/>
          </w:tcPr>
          <w:p>
            <w:pPr>
              <w:spacing w:line="300" w:lineRule="auto"/>
              <w:jc w:val="center"/>
              <w:textAlignment w:val="center"/>
              <w:rPr>
                <w:kern w:val="0"/>
                <w:sz w:val="24"/>
                <w:szCs w:val="24"/>
              </w:rPr>
            </w:pPr>
            <w:r>
              <w:rPr>
                <w:rFonts w:hint="eastAsia"/>
                <w:kern w:val="0"/>
                <w:sz w:val="24"/>
                <w:szCs w:val="24"/>
              </w:rPr>
              <w:t>50mm</w:t>
            </w:r>
            <w:r>
              <w:rPr>
                <w:kern w:val="0"/>
                <w:sz w:val="24"/>
                <w:szCs w:val="24"/>
              </w:rPr>
              <w:t>*25mm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13~22</w:t>
            </w:r>
          </w:p>
        </w:tc>
        <w:tc>
          <w:tcPr>
            <w:tcW w:w="2001" w:type="dxa"/>
            <w:vAlign w:val="center"/>
          </w:tcPr>
          <w:p>
            <w:pPr>
              <w:spacing w:line="300" w:lineRule="auto"/>
              <w:jc w:val="center"/>
              <w:textAlignment w:val="center"/>
              <w:rPr>
                <w:kern w:val="0"/>
                <w:sz w:val="24"/>
                <w:szCs w:val="24"/>
              </w:rPr>
            </w:pPr>
            <w:r>
              <w:rPr>
                <w:rFonts w:hint="eastAsia"/>
                <w:kern w:val="0"/>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jc w:val="center"/>
              <w:textAlignment w:val="center"/>
              <w:rPr>
                <w:kern w:val="0"/>
                <w:sz w:val="24"/>
                <w:szCs w:val="24"/>
              </w:rPr>
            </w:pPr>
          </w:p>
        </w:tc>
        <w:tc>
          <w:tcPr>
            <w:tcW w:w="2693" w:type="dxa"/>
            <w:vAlign w:val="center"/>
          </w:tcPr>
          <w:p>
            <w:pPr>
              <w:spacing w:line="300" w:lineRule="auto"/>
              <w:jc w:val="center"/>
              <w:textAlignment w:val="center"/>
              <w:rPr>
                <w:kern w:val="0"/>
                <w:sz w:val="24"/>
                <w:szCs w:val="24"/>
              </w:rPr>
            </w:pPr>
            <w:r>
              <w:rPr>
                <w:kern w:val="0"/>
                <w:sz w:val="24"/>
                <w:szCs w:val="24"/>
              </w:rPr>
              <w:t>60mm</w:t>
            </w:r>
            <w:r>
              <w:rPr>
                <w:rFonts w:hint="eastAsia"/>
                <w:kern w:val="0"/>
                <w:sz w:val="24"/>
                <w:szCs w:val="24"/>
              </w:rPr>
              <w:t>*</w:t>
            </w:r>
            <w:r>
              <w:rPr>
                <w:kern w:val="0"/>
                <w:sz w:val="24"/>
                <w:szCs w:val="24"/>
              </w:rPr>
              <w:t>22mm</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13~23</w:t>
            </w:r>
          </w:p>
        </w:tc>
        <w:tc>
          <w:tcPr>
            <w:tcW w:w="2001" w:type="dxa"/>
            <w:vAlign w:val="center"/>
          </w:tcPr>
          <w:p>
            <w:pPr>
              <w:spacing w:line="300" w:lineRule="auto"/>
              <w:jc w:val="center"/>
              <w:textAlignment w:val="center"/>
              <w:rPr>
                <w:kern w:val="0"/>
                <w:sz w:val="24"/>
                <w:szCs w:val="24"/>
              </w:rPr>
            </w:pPr>
            <w:r>
              <w:rPr>
                <w:rFonts w:hint="eastAsia"/>
                <w:kern w:val="0"/>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rFonts w:cs="Helvetica"/>
                <w:bCs/>
                <w:kern w:val="0"/>
                <w:sz w:val="22"/>
                <w:szCs w:val="21"/>
              </w:rPr>
              <w:t>RG-Cab-SMA-10m</w:t>
            </w:r>
          </w:p>
        </w:tc>
        <w:tc>
          <w:tcPr>
            <w:tcW w:w="2693" w:type="dxa"/>
            <w:vAlign w:val="center"/>
          </w:tcPr>
          <w:p>
            <w:pPr>
              <w:spacing w:line="300" w:lineRule="auto"/>
              <w:jc w:val="center"/>
              <w:textAlignment w:val="center"/>
              <w:rPr>
                <w:kern w:val="0"/>
                <w:sz w:val="24"/>
                <w:szCs w:val="24"/>
              </w:rPr>
            </w:pPr>
            <w:r>
              <w:rPr>
                <w:kern w:val="0"/>
                <w:sz w:val="22"/>
                <w:szCs w:val="21"/>
              </w:rPr>
              <w:t>10米馈线</w:t>
            </w:r>
          </w:p>
        </w:tc>
        <w:tc>
          <w:tcPr>
            <w:tcW w:w="1985" w:type="dxa"/>
            <w:shd w:val="clear" w:color="auto" w:fill="FFFFFF" w:themeFill="background1"/>
            <w:vAlign w:val="center"/>
          </w:tcPr>
          <w:p>
            <w:pPr>
              <w:spacing w:line="300" w:lineRule="auto"/>
              <w:jc w:val="center"/>
              <w:textAlignment w:val="center"/>
              <w:rPr>
                <w:kern w:val="0"/>
                <w:sz w:val="24"/>
                <w:szCs w:val="24"/>
              </w:rPr>
            </w:pPr>
            <w:r>
              <w:rPr>
                <w:kern w:val="0"/>
                <w:sz w:val="22"/>
                <w:szCs w:val="21"/>
              </w:rPr>
              <w:t>N/A</w:t>
            </w:r>
          </w:p>
        </w:tc>
        <w:tc>
          <w:tcPr>
            <w:tcW w:w="2001" w:type="dxa"/>
            <w:vAlign w:val="center"/>
          </w:tcPr>
          <w:p>
            <w:pPr>
              <w:spacing w:line="300" w:lineRule="auto"/>
              <w:jc w:val="center"/>
              <w:textAlignment w:val="center"/>
              <w:rPr>
                <w:kern w:val="0"/>
                <w:sz w:val="24"/>
                <w:szCs w:val="24"/>
              </w:rPr>
            </w:pPr>
            <w:r>
              <w:rPr>
                <w:kern w:val="0"/>
                <w:sz w:val="22"/>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rFonts w:cs="Helvetica"/>
                <w:bCs/>
                <w:kern w:val="0"/>
                <w:sz w:val="22"/>
                <w:szCs w:val="21"/>
              </w:rPr>
              <w:t>RG-Cab-SMA-15m</w:t>
            </w:r>
          </w:p>
        </w:tc>
        <w:tc>
          <w:tcPr>
            <w:tcW w:w="2693" w:type="dxa"/>
            <w:vAlign w:val="center"/>
          </w:tcPr>
          <w:p>
            <w:pPr>
              <w:spacing w:line="300" w:lineRule="auto"/>
              <w:jc w:val="center"/>
              <w:textAlignment w:val="center"/>
              <w:rPr>
                <w:kern w:val="0"/>
                <w:sz w:val="24"/>
                <w:szCs w:val="24"/>
              </w:rPr>
            </w:pPr>
            <w:r>
              <w:rPr>
                <w:kern w:val="0"/>
                <w:sz w:val="22"/>
                <w:szCs w:val="21"/>
              </w:rPr>
              <w:t>15米馈线</w:t>
            </w:r>
          </w:p>
        </w:tc>
        <w:tc>
          <w:tcPr>
            <w:tcW w:w="1985" w:type="dxa"/>
            <w:shd w:val="clear" w:color="auto" w:fill="FFFFFF" w:themeFill="background1"/>
            <w:vAlign w:val="center"/>
          </w:tcPr>
          <w:p>
            <w:pPr>
              <w:spacing w:line="300" w:lineRule="auto"/>
              <w:jc w:val="center"/>
              <w:textAlignment w:val="center"/>
              <w:rPr>
                <w:kern w:val="0"/>
                <w:sz w:val="24"/>
                <w:szCs w:val="24"/>
              </w:rPr>
            </w:pPr>
            <w:r>
              <w:rPr>
                <w:kern w:val="0"/>
                <w:sz w:val="22"/>
                <w:szCs w:val="21"/>
              </w:rPr>
              <w:t>N/A</w:t>
            </w:r>
          </w:p>
        </w:tc>
        <w:tc>
          <w:tcPr>
            <w:tcW w:w="2001" w:type="dxa"/>
            <w:vAlign w:val="center"/>
          </w:tcPr>
          <w:p>
            <w:pPr>
              <w:spacing w:line="300" w:lineRule="auto"/>
              <w:jc w:val="center"/>
              <w:textAlignment w:val="center"/>
              <w:rPr>
                <w:kern w:val="0"/>
                <w:sz w:val="24"/>
                <w:szCs w:val="24"/>
              </w:rPr>
            </w:pPr>
            <w:r>
              <w:rPr>
                <w:kern w:val="0"/>
                <w:sz w:val="22"/>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rFonts w:cs="Helvetica"/>
                <w:bCs/>
                <w:kern w:val="0"/>
                <w:sz w:val="22"/>
                <w:szCs w:val="21"/>
              </w:rPr>
              <w:t>RG-IOA-2505-S1</w:t>
            </w:r>
          </w:p>
        </w:tc>
        <w:tc>
          <w:tcPr>
            <w:tcW w:w="2693" w:type="dxa"/>
            <w:vAlign w:val="center"/>
          </w:tcPr>
          <w:p>
            <w:pPr>
              <w:spacing w:line="300" w:lineRule="auto"/>
              <w:jc w:val="center"/>
              <w:textAlignment w:val="center"/>
              <w:rPr>
                <w:kern w:val="0"/>
                <w:sz w:val="24"/>
                <w:szCs w:val="24"/>
              </w:rPr>
            </w:pPr>
            <w:r>
              <w:rPr>
                <w:rFonts w:hint="eastAsia"/>
                <w:kern w:val="0"/>
                <w:sz w:val="22"/>
                <w:szCs w:val="21"/>
              </w:rPr>
              <w:t>双频单流</w:t>
            </w:r>
            <w:r>
              <w:rPr>
                <w:kern w:val="0"/>
                <w:sz w:val="22"/>
                <w:szCs w:val="21"/>
              </w:rPr>
              <w:t>/单频单流</w:t>
            </w:r>
          </w:p>
        </w:tc>
        <w:tc>
          <w:tcPr>
            <w:tcW w:w="1985" w:type="dxa"/>
            <w:shd w:val="clear" w:color="auto" w:fill="FFFFFF" w:themeFill="background1"/>
            <w:vAlign w:val="center"/>
          </w:tcPr>
          <w:p>
            <w:pPr>
              <w:spacing w:line="300" w:lineRule="auto"/>
              <w:jc w:val="center"/>
              <w:textAlignment w:val="center"/>
              <w:rPr>
                <w:kern w:val="0"/>
                <w:sz w:val="24"/>
                <w:szCs w:val="24"/>
              </w:rPr>
            </w:pPr>
            <w:r>
              <w:rPr>
                <w:kern w:val="0"/>
                <w:sz w:val="22"/>
                <w:szCs w:val="21"/>
              </w:rPr>
              <w:t>N/A</w:t>
            </w:r>
          </w:p>
        </w:tc>
        <w:tc>
          <w:tcPr>
            <w:tcW w:w="2001" w:type="dxa"/>
            <w:vAlign w:val="center"/>
          </w:tcPr>
          <w:p>
            <w:pPr>
              <w:spacing w:line="300" w:lineRule="auto"/>
              <w:jc w:val="center"/>
              <w:textAlignment w:val="center"/>
              <w:rPr>
                <w:kern w:val="0"/>
                <w:sz w:val="24"/>
                <w:szCs w:val="24"/>
              </w:rPr>
            </w:pPr>
            <w:r>
              <w:rPr>
                <w:kern w:val="0"/>
                <w:sz w:val="22"/>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rFonts w:hint="eastAsia"/>
                <w:kern w:val="0"/>
                <w:sz w:val="24"/>
                <w:szCs w:val="24"/>
              </w:rPr>
              <w:t>Cat5e网线</w:t>
            </w:r>
          </w:p>
        </w:tc>
        <w:tc>
          <w:tcPr>
            <w:tcW w:w="2693" w:type="dxa"/>
            <w:vAlign w:val="center"/>
          </w:tcPr>
          <w:p>
            <w:pPr>
              <w:spacing w:line="300" w:lineRule="auto"/>
              <w:jc w:val="center"/>
              <w:textAlignment w:val="center"/>
              <w:rPr>
                <w:kern w:val="0"/>
                <w:sz w:val="24"/>
                <w:szCs w:val="24"/>
              </w:rPr>
            </w:pPr>
            <w:r>
              <w:rPr>
                <w:rFonts w:hint="eastAsia"/>
                <w:kern w:val="0"/>
                <w:sz w:val="24"/>
                <w:szCs w:val="24"/>
              </w:rPr>
              <w:t>305米/箱</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N</w:t>
            </w:r>
            <w:r>
              <w:rPr>
                <w:kern w:val="0"/>
                <w:sz w:val="24"/>
                <w:szCs w:val="24"/>
              </w:rPr>
              <w:t>/A</w:t>
            </w:r>
          </w:p>
        </w:tc>
        <w:tc>
          <w:tcPr>
            <w:tcW w:w="2001" w:type="dxa"/>
            <w:vAlign w:val="center"/>
          </w:tcPr>
          <w:p>
            <w:pPr>
              <w:spacing w:line="300" w:lineRule="auto"/>
              <w:jc w:val="center"/>
              <w:textAlignment w:val="center"/>
              <w:rPr>
                <w:kern w:val="0"/>
                <w:sz w:val="24"/>
                <w:szCs w:val="24"/>
              </w:rPr>
            </w:pPr>
            <w:r>
              <w:rPr>
                <w:rFonts w:hint="eastAsia"/>
                <w:kern w:val="0"/>
                <w:sz w:val="24"/>
                <w:szCs w:val="24"/>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kern w:val="0"/>
                <w:sz w:val="24"/>
                <w:szCs w:val="24"/>
              </w:rPr>
              <w:t xml:space="preserve">Cat5e水晶头 </w:t>
            </w:r>
          </w:p>
        </w:tc>
        <w:tc>
          <w:tcPr>
            <w:tcW w:w="2693" w:type="dxa"/>
            <w:vAlign w:val="center"/>
          </w:tcPr>
          <w:p>
            <w:pPr>
              <w:spacing w:line="300" w:lineRule="auto"/>
              <w:jc w:val="center"/>
              <w:textAlignment w:val="center"/>
              <w:rPr>
                <w:kern w:val="0"/>
                <w:sz w:val="24"/>
                <w:szCs w:val="24"/>
              </w:rPr>
            </w:pPr>
            <w:r>
              <w:rPr>
                <w:rFonts w:hint="eastAsia"/>
                <w:kern w:val="0"/>
                <w:sz w:val="24"/>
                <w:szCs w:val="24"/>
              </w:rPr>
              <w:t>100个/盒</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N</w:t>
            </w:r>
            <w:r>
              <w:rPr>
                <w:kern w:val="0"/>
                <w:sz w:val="24"/>
                <w:szCs w:val="24"/>
              </w:rPr>
              <w:t>/A</w:t>
            </w:r>
          </w:p>
        </w:tc>
        <w:tc>
          <w:tcPr>
            <w:tcW w:w="2001" w:type="dxa"/>
            <w:vAlign w:val="center"/>
          </w:tcPr>
          <w:p>
            <w:pPr>
              <w:spacing w:line="300" w:lineRule="auto"/>
              <w:jc w:val="center"/>
              <w:textAlignment w:val="center"/>
              <w:rPr>
                <w:kern w:val="0"/>
                <w:sz w:val="24"/>
                <w:szCs w:val="24"/>
              </w:rPr>
            </w:pPr>
            <w:r>
              <w:rPr>
                <w:rFonts w:hint="eastAsia"/>
                <w:kern w:val="0"/>
                <w:sz w:val="24"/>
                <w:szCs w:val="24"/>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rFonts w:hint="eastAsia"/>
                <w:kern w:val="0"/>
                <w:sz w:val="24"/>
                <w:szCs w:val="24"/>
              </w:rPr>
              <w:t>机柜</w:t>
            </w:r>
          </w:p>
        </w:tc>
        <w:tc>
          <w:tcPr>
            <w:tcW w:w="2693" w:type="dxa"/>
            <w:vAlign w:val="center"/>
          </w:tcPr>
          <w:p>
            <w:pPr>
              <w:spacing w:line="300" w:lineRule="auto"/>
              <w:jc w:val="center"/>
              <w:textAlignment w:val="center"/>
              <w:rPr>
                <w:kern w:val="0"/>
                <w:sz w:val="24"/>
                <w:szCs w:val="24"/>
              </w:rPr>
            </w:pPr>
            <w:r>
              <w:rPr>
                <w:rFonts w:hint="eastAsia"/>
                <w:kern w:val="0"/>
                <w:sz w:val="24"/>
                <w:szCs w:val="24"/>
              </w:rPr>
              <w:t>6</w:t>
            </w:r>
            <w:r>
              <w:rPr>
                <w:kern w:val="0"/>
                <w:sz w:val="24"/>
                <w:szCs w:val="24"/>
              </w:rPr>
              <w:t>U</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N</w:t>
            </w:r>
            <w:r>
              <w:rPr>
                <w:kern w:val="0"/>
                <w:sz w:val="24"/>
                <w:szCs w:val="24"/>
              </w:rPr>
              <w:t>/A</w:t>
            </w:r>
          </w:p>
        </w:tc>
        <w:tc>
          <w:tcPr>
            <w:tcW w:w="2001" w:type="dxa"/>
            <w:vAlign w:val="center"/>
          </w:tcPr>
          <w:p>
            <w:pPr>
              <w:spacing w:line="300" w:lineRule="auto"/>
              <w:jc w:val="center"/>
              <w:textAlignment w:val="center"/>
              <w:rPr>
                <w:kern w:val="0"/>
                <w:sz w:val="24"/>
                <w:szCs w:val="24"/>
              </w:rPr>
            </w:pPr>
            <w:r>
              <w:rPr>
                <w:rFonts w:hint="eastAsia"/>
                <w:kern w:val="0"/>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kern w:val="0"/>
                <w:sz w:val="24"/>
                <w:szCs w:val="24"/>
              </w:rPr>
            </w:pPr>
            <w:r>
              <w:rPr>
                <w:rFonts w:hint="eastAsia"/>
                <w:kern w:val="0"/>
                <w:sz w:val="24"/>
                <w:szCs w:val="24"/>
              </w:rPr>
              <w:t>机柜</w:t>
            </w:r>
          </w:p>
        </w:tc>
        <w:tc>
          <w:tcPr>
            <w:tcW w:w="2693" w:type="dxa"/>
            <w:vAlign w:val="center"/>
          </w:tcPr>
          <w:p>
            <w:pPr>
              <w:spacing w:line="300" w:lineRule="auto"/>
              <w:jc w:val="center"/>
              <w:textAlignment w:val="center"/>
              <w:rPr>
                <w:kern w:val="0"/>
                <w:sz w:val="24"/>
                <w:szCs w:val="24"/>
              </w:rPr>
            </w:pPr>
            <w:r>
              <w:rPr>
                <w:kern w:val="0"/>
                <w:sz w:val="24"/>
                <w:szCs w:val="24"/>
              </w:rPr>
              <w:t>12U</w:t>
            </w:r>
          </w:p>
        </w:tc>
        <w:tc>
          <w:tcPr>
            <w:tcW w:w="1985" w:type="dxa"/>
            <w:shd w:val="clear" w:color="auto" w:fill="FFFFFF" w:themeFill="background1"/>
            <w:vAlign w:val="center"/>
          </w:tcPr>
          <w:p>
            <w:pPr>
              <w:spacing w:line="300" w:lineRule="auto"/>
              <w:jc w:val="center"/>
              <w:textAlignment w:val="center"/>
              <w:rPr>
                <w:kern w:val="0"/>
                <w:sz w:val="24"/>
                <w:szCs w:val="24"/>
              </w:rPr>
            </w:pPr>
            <w:r>
              <w:rPr>
                <w:rFonts w:hint="eastAsia"/>
                <w:kern w:val="0"/>
                <w:sz w:val="24"/>
                <w:szCs w:val="24"/>
              </w:rPr>
              <w:t>N</w:t>
            </w:r>
            <w:r>
              <w:rPr>
                <w:kern w:val="0"/>
                <w:sz w:val="24"/>
                <w:szCs w:val="24"/>
              </w:rPr>
              <w:t>/A</w:t>
            </w:r>
          </w:p>
        </w:tc>
        <w:tc>
          <w:tcPr>
            <w:tcW w:w="2001" w:type="dxa"/>
            <w:vAlign w:val="center"/>
          </w:tcPr>
          <w:p>
            <w:pPr>
              <w:spacing w:line="300" w:lineRule="auto"/>
              <w:jc w:val="center"/>
              <w:textAlignment w:val="center"/>
              <w:rPr>
                <w:kern w:val="0"/>
                <w:sz w:val="24"/>
                <w:szCs w:val="24"/>
              </w:rPr>
            </w:pPr>
            <w:r>
              <w:rPr>
                <w:rFonts w:hint="eastAsia"/>
                <w:kern w:val="0"/>
                <w:sz w:val="24"/>
                <w:szCs w:val="24"/>
              </w:rPr>
              <w:t>个</w:t>
            </w:r>
          </w:p>
        </w:tc>
      </w:tr>
    </w:tbl>
    <w:p>
      <w:pPr>
        <w:spacing w:line="480" w:lineRule="exact"/>
        <w:jc w:val="center"/>
        <w:rPr>
          <w:sz w:val="28"/>
          <w:szCs w:val="28"/>
        </w:rPr>
      </w:pPr>
    </w:p>
    <w:p>
      <w:pPr>
        <w:pStyle w:val="66"/>
        <w:numPr>
          <w:ilvl w:val="0"/>
          <w:numId w:val="9"/>
        </w:numPr>
        <w:spacing w:line="480" w:lineRule="exact"/>
        <w:ind w:firstLineChars="0"/>
        <w:rPr>
          <w:b/>
          <w:sz w:val="28"/>
          <w:szCs w:val="28"/>
        </w:rPr>
      </w:pPr>
      <w:r>
        <w:rPr>
          <w:rFonts w:hint="eastAsia"/>
          <w:b/>
          <w:sz w:val="28"/>
          <w:szCs w:val="28"/>
        </w:rPr>
        <w:t>无线业务规划</w:t>
      </w:r>
    </w:p>
    <w:p>
      <w:pPr>
        <w:pStyle w:val="3"/>
        <w:numPr>
          <w:ilvl w:val="0"/>
          <w:numId w:val="11"/>
        </w:numPr>
        <w:tabs>
          <w:tab w:val="left" w:pos="840"/>
        </w:tabs>
        <w:ind w:firstLineChars="0"/>
        <w:rPr>
          <w:b/>
          <w:bCs/>
          <w:sz w:val="28"/>
          <w:szCs w:val="28"/>
        </w:rPr>
      </w:pPr>
      <w:r>
        <w:rPr>
          <w:rFonts w:hint="eastAsia"/>
          <w:b/>
          <w:bCs/>
          <w:sz w:val="28"/>
          <w:szCs w:val="28"/>
        </w:rPr>
        <w:t>无线地勘部分</w:t>
      </w:r>
    </w:p>
    <w:p>
      <w:pPr>
        <w:pStyle w:val="66"/>
        <w:spacing w:line="480" w:lineRule="exact"/>
        <w:ind w:firstLineChars="0"/>
        <w:rPr>
          <w:sz w:val="28"/>
          <w:szCs w:val="28"/>
        </w:rPr>
      </w:pPr>
      <w:r>
        <w:rPr>
          <w:rFonts w:hint="eastAsia"/>
          <w:sz w:val="28"/>
          <w:szCs w:val="28"/>
        </w:rPr>
        <w:t>根据提供的建筑平面布局图、项目预算（设备经费）和业务需求进行AP的规划与设计，通过无线地勘软件进行AP点位设计和无线信号仿真，确保无线信号全覆盖（楼梯间区域无须覆盖）。然后进一步做无线信道规划，并输出该层无线AP点位示意图、无线热图和网络设备清单。</w:t>
      </w:r>
    </w:p>
    <w:p>
      <w:pPr>
        <w:pStyle w:val="66"/>
        <w:spacing w:line="480" w:lineRule="exact"/>
        <w:ind w:left="426" w:firstLine="0" w:firstLineChars="0"/>
        <w:rPr>
          <w:sz w:val="28"/>
          <w:szCs w:val="28"/>
        </w:rPr>
      </w:pPr>
      <w:r>
        <w:rPr>
          <w:rFonts w:hint="eastAsia"/>
          <w:sz w:val="28"/>
          <w:szCs w:val="28"/>
        </w:rPr>
        <w:t>1）绘制AP点位图（包括：AP型号、编号、信道等信息，其中信道采用2.4G的1、6、11三个信道进行规划），AP点位参考示意图如图1-2所示。</w:t>
      </w:r>
    </w:p>
    <w:p>
      <w:pPr>
        <w:ind w:left="-993" w:leftChars="-331"/>
        <w:jc w:val="center"/>
        <w:rPr>
          <w:sz w:val="28"/>
          <w:szCs w:val="28"/>
        </w:rPr>
      </w:pPr>
      <w:r>
        <w:drawing>
          <wp:inline distT="0" distB="0" distL="0" distR="0">
            <wp:extent cx="5274310" cy="16922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1692275"/>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图1-2 AP点位参考示意图</w:t>
      </w:r>
    </w:p>
    <w:p>
      <w:pPr>
        <w:pStyle w:val="66"/>
        <w:spacing w:line="480" w:lineRule="exact"/>
        <w:ind w:left="426" w:firstLine="0" w:firstLineChars="0"/>
        <w:rPr>
          <w:sz w:val="28"/>
          <w:szCs w:val="28"/>
        </w:rPr>
      </w:pPr>
      <w:r>
        <w:rPr>
          <w:rFonts w:hint="eastAsia"/>
          <w:sz w:val="28"/>
          <w:szCs w:val="28"/>
        </w:rPr>
        <w:t>2）使用无线地勘软件，输出AP点位图的2.4G信号仿真热图（仿真信号强度要求大于-65db），参考示意图如图1-3所示。</w:t>
      </w:r>
    </w:p>
    <w:p>
      <w:pPr>
        <w:pStyle w:val="66"/>
        <w:spacing w:line="720" w:lineRule="auto"/>
        <w:ind w:left="-708" w:leftChars="-236" w:firstLine="0" w:firstLineChars="0"/>
        <w:jc w:val="center"/>
        <w:rPr>
          <w:sz w:val="28"/>
          <w:szCs w:val="28"/>
        </w:rPr>
      </w:pPr>
      <w:r>
        <w:drawing>
          <wp:inline distT="0" distB="0" distL="0" distR="0">
            <wp:extent cx="5274310" cy="2284730"/>
            <wp:effectExtent l="0" t="0" r="254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284730"/>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图1-3 仿真热图示意图</w:t>
      </w:r>
    </w:p>
    <w:p>
      <w:pPr>
        <w:pStyle w:val="66"/>
        <w:spacing w:line="480" w:lineRule="exact"/>
        <w:ind w:left="426" w:firstLine="0" w:firstLineChars="0"/>
        <w:rPr>
          <w:sz w:val="28"/>
          <w:szCs w:val="28"/>
        </w:rPr>
      </w:pPr>
      <w:r>
        <w:rPr>
          <w:rFonts w:hint="eastAsia"/>
          <w:sz w:val="28"/>
          <w:szCs w:val="28"/>
        </w:rPr>
        <w:t>3）输出该无线网络工程项目设备的预算表，网络设备型号和价格依据表1-3。</w:t>
      </w:r>
    </w:p>
    <w:p>
      <w:pPr>
        <w:spacing w:line="480" w:lineRule="exact"/>
        <w:jc w:val="center"/>
        <w:rPr>
          <w:sz w:val="24"/>
          <w:szCs w:val="24"/>
        </w:rPr>
      </w:pPr>
      <w:r>
        <w:rPr>
          <w:rFonts w:hint="eastAsia"/>
          <w:sz w:val="24"/>
          <w:szCs w:val="24"/>
        </w:rPr>
        <w:t>表1-5 设备清单表</w:t>
      </w:r>
    </w:p>
    <w:tbl>
      <w:tblPr>
        <w:tblStyle w:val="36"/>
        <w:tblW w:w="78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3"/>
        <w:gridCol w:w="1558"/>
        <w:gridCol w:w="1134"/>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3133" w:type="dxa"/>
            <w:tcBorders>
              <w:top w:val="single" w:color="auto" w:sz="4" w:space="0"/>
              <w:left w:val="single" w:color="auto" w:sz="4" w:space="0"/>
              <w:bottom w:val="single" w:color="auto" w:sz="4" w:space="0"/>
              <w:right w:val="single" w:color="auto" w:sz="4" w:space="0"/>
            </w:tcBorders>
            <w:shd w:val="clear" w:color="auto" w:fill="E6E6E6"/>
          </w:tcPr>
          <w:p>
            <w:pPr>
              <w:jc w:val="center"/>
              <w:rPr>
                <w:b/>
                <w:sz w:val="24"/>
                <w:szCs w:val="24"/>
              </w:rPr>
            </w:pPr>
            <w:r>
              <w:rPr>
                <w:rFonts w:hint="eastAsia"/>
                <w:b/>
                <w:sz w:val="24"/>
                <w:szCs w:val="24"/>
              </w:rPr>
              <w:t>设备型号</w:t>
            </w:r>
          </w:p>
        </w:tc>
        <w:tc>
          <w:tcPr>
            <w:tcW w:w="1558" w:type="dxa"/>
            <w:tcBorders>
              <w:top w:val="single" w:color="auto" w:sz="4" w:space="0"/>
              <w:left w:val="single" w:color="auto" w:sz="4" w:space="0"/>
              <w:bottom w:val="single" w:color="auto" w:sz="4" w:space="0"/>
              <w:right w:val="single" w:color="auto" w:sz="4" w:space="0"/>
            </w:tcBorders>
            <w:shd w:val="clear" w:color="auto" w:fill="E6E6E6"/>
          </w:tcPr>
          <w:p>
            <w:pPr>
              <w:jc w:val="center"/>
              <w:rPr>
                <w:b/>
                <w:sz w:val="24"/>
                <w:szCs w:val="24"/>
              </w:rPr>
            </w:pPr>
            <w:r>
              <w:rPr>
                <w:rFonts w:hint="eastAsia"/>
                <w:b/>
                <w:sz w:val="24"/>
                <w:szCs w:val="24"/>
              </w:rPr>
              <w:t>单价</w:t>
            </w:r>
          </w:p>
        </w:tc>
        <w:tc>
          <w:tcPr>
            <w:tcW w:w="1134" w:type="dxa"/>
            <w:tcBorders>
              <w:top w:val="single" w:color="auto" w:sz="4" w:space="0"/>
              <w:left w:val="single" w:color="auto" w:sz="4" w:space="0"/>
              <w:bottom w:val="single" w:color="auto" w:sz="4" w:space="0"/>
              <w:right w:val="single" w:color="auto" w:sz="4" w:space="0"/>
            </w:tcBorders>
            <w:shd w:val="clear" w:color="auto" w:fill="E6E6E6"/>
          </w:tcPr>
          <w:p>
            <w:pPr>
              <w:jc w:val="center"/>
              <w:rPr>
                <w:b/>
                <w:sz w:val="24"/>
                <w:szCs w:val="24"/>
              </w:rPr>
            </w:pPr>
            <w:r>
              <w:rPr>
                <w:rFonts w:hint="eastAsia"/>
                <w:b/>
                <w:sz w:val="24"/>
                <w:szCs w:val="24"/>
              </w:rPr>
              <w:t>数量</w:t>
            </w:r>
          </w:p>
        </w:tc>
        <w:tc>
          <w:tcPr>
            <w:tcW w:w="2069" w:type="dxa"/>
            <w:tcBorders>
              <w:top w:val="single" w:color="auto" w:sz="4" w:space="0"/>
              <w:left w:val="single" w:color="auto" w:sz="4" w:space="0"/>
              <w:bottom w:val="single" w:color="auto" w:sz="4" w:space="0"/>
              <w:right w:val="single" w:color="auto" w:sz="4" w:space="0"/>
            </w:tcBorders>
            <w:shd w:val="clear" w:color="auto" w:fill="E6E6E6"/>
          </w:tcPr>
          <w:p>
            <w:pPr>
              <w:jc w:val="cente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33" w:type="dxa"/>
            <w:tcBorders>
              <w:top w:val="single" w:color="auto" w:sz="4" w:space="0"/>
              <w:left w:val="single" w:color="auto" w:sz="4" w:space="0"/>
              <w:bottom w:val="single" w:color="auto" w:sz="4" w:space="0"/>
              <w:right w:val="single" w:color="auto" w:sz="4" w:space="0"/>
            </w:tcBorders>
          </w:tcPr>
          <w:p>
            <w:pPr>
              <w:rPr>
                <w:sz w:val="24"/>
                <w:szCs w:val="24"/>
              </w:rPr>
            </w:pPr>
          </w:p>
        </w:tc>
        <w:tc>
          <w:tcPr>
            <w:tcW w:w="1558" w:type="dxa"/>
            <w:tcBorders>
              <w:top w:val="single" w:color="auto" w:sz="4" w:space="0"/>
              <w:left w:val="single" w:color="auto" w:sz="4" w:space="0"/>
              <w:bottom w:val="single" w:color="auto" w:sz="4" w:space="0"/>
              <w:right w:val="single" w:color="auto" w:sz="4" w:space="0"/>
            </w:tcBorders>
          </w:tcPr>
          <w:p>
            <w:pPr>
              <w:rPr>
                <w:sz w:val="24"/>
                <w:szCs w:val="24"/>
              </w:rPr>
            </w:pPr>
          </w:p>
        </w:tc>
        <w:tc>
          <w:tcPr>
            <w:tcW w:w="1134" w:type="dxa"/>
            <w:tcBorders>
              <w:top w:val="single" w:color="auto" w:sz="4" w:space="0"/>
              <w:left w:val="single" w:color="auto" w:sz="4" w:space="0"/>
              <w:bottom w:val="single" w:color="auto" w:sz="4" w:space="0"/>
              <w:right w:val="single" w:color="auto" w:sz="4" w:space="0"/>
            </w:tcBorders>
          </w:tcPr>
          <w:p>
            <w:pPr>
              <w:rPr>
                <w:sz w:val="24"/>
                <w:szCs w:val="24"/>
              </w:rPr>
            </w:pP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825" w:type="dxa"/>
            <w:gridSpan w:val="3"/>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项目总预算</w:t>
            </w:r>
          </w:p>
        </w:tc>
        <w:tc>
          <w:tcPr>
            <w:tcW w:w="2069" w:type="dxa"/>
            <w:tcBorders>
              <w:top w:val="single" w:color="auto" w:sz="4" w:space="0"/>
              <w:left w:val="single" w:color="auto" w:sz="4" w:space="0"/>
              <w:bottom w:val="single" w:color="auto" w:sz="4" w:space="0"/>
              <w:right w:val="single" w:color="auto" w:sz="4" w:space="0"/>
            </w:tcBorders>
          </w:tcPr>
          <w:p>
            <w:pPr>
              <w:rPr>
                <w:sz w:val="24"/>
                <w:szCs w:val="24"/>
              </w:rPr>
            </w:pPr>
          </w:p>
        </w:tc>
      </w:tr>
    </w:tbl>
    <w:p>
      <w:pPr>
        <w:pStyle w:val="3"/>
        <w:numPr>
          <w:ilvl w:val="0"/>
          <w:numId w:val="11"/>
        </w:numPr>
        <w:tabs>
          <w:tab w:val="left" w:pos="840"/>
        </w:tabs>
        <w:ind w:firstLineChars="0"/>
        <w:rPr>
          <w:b/>
          <w:bCs/>
          <w:sz w:val="28"/>
          <w:szCs w:val="28"/>
        </w:rPr>
      </w:pPr>
      <w:r>
        <w:rPr>
          <w:rFonts w:hint="eastAsia"/>
          <w:b/>
          <w:bCs/>
          <w:sz w:val="28"/>
          <w:szCs w:val="28"/>
        </w:rPr>
        <w:t>网络系统集成工勘</w:t>
      </w:r>
    </w:p>
    <w:p>
      <w:pPr>
        <w:spacing w:line="480" w:lineRule="exact"/>
        <w:ind w:firstLine="565" w:firstLineChars="202"/>
        <w:rPr>
          <w:sz w:val="28"/>
          <w:szCs w:val="28"/>
        </w:rPr>
      </w:pPr>
      <w:r>
        <w:rPr>
          <w:rFonts w:hint="eastAsia"/>
          <w:sz w:val="28"/>
          <w:szCs w:val="28"/>
        </w:rPr>
        <w:t>根据AP点位部署位置和建筑物现场情况，输出无线网络工程项目施工的水平布线图、机柜安装示意图、网络配线架标签和物料清单。</w:t>
      </w:r>
    </w:p>
    <w:p>
      <w:pPr>
        <w:pStyle w:val="66"/>
        <w:spacing w:line="480" w:lineRule="exact"/>
        <w:ind w:firstLine="565" w:firstLineChars="202"/>
        <w:rPr>
          <w:sz w:val="28"/>
          <w:szCs w:val="28"/>
        </w:rPr>
      </w:pPr>
      <w:r>
        <w:rPr>
          <w:rFonts w:hint="eastAsia"/>
          <w:sz w:val="28"/>
          <w:szCs w:val="28"/>
        </w:rPr>
        <w:t>1）根据无线AP点位和建筑物现场环境设计该无线网络的水平布线图（vsd格式），在进行综合布线型材选型中，根据</w:t>
      </w:r>
      <w:r>
        <w:rPr>
          <w:sz w:val="28"/>
          <w:szCs w:val="28"/>
        </w:rPr>
        <w:t>GB50311-2016</w:t>
      </w:r>
      <w:r>
        <w:rPr>
          <w:rFonts w:hint="eastAsia"/>
          <w:sz w:val="28"/>
          <w:szCs w:val="28"/>
        </w:rPr>
        <w:t>要求</w:t>
      </w:r>
      <w:r>
        <w:rPr>
          <w:sz w:val="28"/>
          <w:szCs w:val="28"/>
        </w:rPr>
        <w:t>，</w:t>
      </w:r>
      <w:r>
        <w:rPr>
          <w:rFonts w:hint="eastAsia"/>
          <w:sz w:val="28"/>
          <w:szCs w:val="28"/>
        </w:rPr>
        <w:t>线槽截面利用</w:t>
      </w:r>
      <w:r>
        <w:rPr>
          <w:sz w:val="28"/>
          <w:szCs w:val="28"/>
        </w:rPr>
        <w:t>率不能高于</w:t>
      </w:r>
      <w:r>
        <w:rPr>
          <w:rFonts w:hint="eastAsia"/>
          <w:sz w:val="28"/>
          <w:szCs w:val="28"/>
        </w:rPr>
        <w:t>50</w:t>
      </w:r>
      <w:r>
        <w:rPr>
          <w:sz w:val="28"/>
          <w:szCs w:val="28"/>
        </w:rPr>
        <w:t>%，</w:t>
      </w:r>
      <w:r>
        <w:rPr>
          <w:rFonts w:hint="eastAsia"/>
          <w:sz w:val="28"/>
          <w:szCs w:val="28"/>
        </w:rPr>
        <w:t>线管截面利用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pPr>
        <w:ind w:left="-708" w:leftChars="-236"/>
        <w:rPr>
          <w:sz w:val="28"/>
          <w:szCs w:val="28"/>
        </w:rPr>
      </w:pPr>
      <w:r>
        <w:drawing>
          <wp:inline distT="0" distB="0" distL="0" distR="0">
            <wp:extent cx="5274310" cy="28422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42260"/>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图1-4 水平布线示意图</w:t>
      </w:r>
    </w:p>
    <w:p>
      <w:pPr>
        <w:pStyle w:val="66"/>
        <w:spacing w:line="480" w:lineRule="exact"/>
        <w:ind w:firstLine="565" w:firstLineChars="202"/>
        <w:rPr>
          <w:sz w:val="28"/>
          <w:szCs w:val="28"/>
        </w:rPr>
      </w:pPr>
      <w:r>
        <w:rPr>
          <w:rFonts w:hint="eastAsia"/>
          <w:sz w:val="28"/>
          <w:szCs w:val="28"/>
        </w:rPr>
        <w:t>2）根据机柜上架设备清单，规划设备在机柜的安装位置、设备和网络配线架的标识，输出机柜安装示意图（vsd格式）。参考示意图如图1-5所示。</w:t>
      </w:r>
    </w:p>
    <w:p>
      <w:pPr>
        <w:pStyle w:val="55"/>
        <w:ind w:left="1200"/>
        <w:rPr>
          <w:sz w:val="28"/>
          <w:szCs w:val="28"/>
        </w:rPr>
      </w:pPr>
      <w:r>
        <w:drawing>
          <wp:inline distT="0" distB="0" distL="0" distR="0">
            <wp:extent cx="4276090" cy="27743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r="39673" b="14572"/>
                    <a:stretch>
                      <a:fillRect/>
                    </a:stretch>
                  </pic:blipFill>
                  <pic:spPr>
                    <a:xfrm>
                      <a:off x="0" y="0"/>
                      <a:ext cx="4276090" cy="2774315"/>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图1-5 机柜安装示意图</w:t>
      </w:r>
    </w:p>
    <w:p>
      <w:pPr>
        <w:pStyle w:val="66"/>
        <w:spacing w:line="480" w:lineRule="exact"/>
        <w:ind w:firstLine="565" w:firstLineChars="202"/>
        <w:rPr>
          <w:sz w:val="28"/>
          <w:szCs w:val="28"/>
        </w:rPr>
      </w:pPr>
      <w:r>
        <w:rPr>
          <w:rFonts w:hint="eastAsia"/>
          <w:sz w:val="28"/>
          <w:szCs w:val="28"/>
        </w:rPr>
        <w:t>3）根据无线AP点位编号信息，合理规划AP对应双绞线的上架位置，并在网络配线架面板做标注。请将机柜上网络配线架的标签信息（从左到右）填写到表1-6中。</w:t>
      </w:r>
    </w:p>
    <w:p>
      <w:pPr>
        <w:pStyle w:val="55"/>
        <w:spacing w:before="240"/>
        <w:ind w:left="0" w:leftChars="0"/>
        <w:jc w:val="center"/>
        <w:rPr>
          <w:sz w:val="24"/>
          <w:szCs w:val="24"/>
        </w:rPr>
      </w:pPr>
      <w:r>
        <w:rPr>
          <w:rFonts w:hint="eastAsia"/>
          <w:sz w:val="24"/>
          <w:szCs w:val="24"/>
        </w:rPr>
        <w:t>表1-6 数据配线架标签表</w:t>
      </w:r>
    </w:p>
    <w:tbl>
      <w:tblPr>
        <w:tblStyle w:val="36"/>
        <w:tblpPr w:leftFromText="181" w:rightFromText="181" w:vertAnchor="text" w:horzAnchor="margin" w:tblpXSpec="center" w:tblpY="35"/>
        <w:tblW w:w="9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
        <w:gridCol w:w="337"/>
        <w:gridCol w:w="337"/>
        <w:gridCol w:w="337"/>
        <w:gridCol w:w="337"/>
        <w:gridCol w:w="337"/>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9870" w:type="dxa"/>
            <w:gridSpan w:val="24"/>
            <w:tcBorders>
              <w:top w:val="single" w:color="auto" w:sz="4" w:space="0"/>
              <w:left w:val="single" w:color="auto" w:sz="4" w:space="0"/>
              <w:bottom w:val="single" w:color="auto" w:sz="4" w:space="0"/>
              <w:right w:val="single" w:color="auto" w:sz="4" w:space="0"/>
            </w:tcBorders>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37" w:type="dxa"/>
            <w:tcBorders>
              <w:top w:val="single" w:color="auto" w:sz="4" w:space="0"/>
              <w:left w:val="single" w:color="auto" w:sz="4" w:space="0"/>
              <w:bottom w:val="single" w:color="auto" w:sz="4" w:space="0"/>
              <w:right w:val="single" w:color="auto" w:sz="4" w:space="0"/>
            </w:tcBorders>
            <w:vAlign w:val="bottom"/>
          </w:tcPr>
          <w:p>
            <w:pPr>
              <w:jc w:val="center"/>
              <w:rPr>
                <w:rFonts w:cs="宋体"/>
                <w:kern w:val="0"/>
                <w:sz w:val="24"/>
                <w:szCs w:val="24"/>
              </w:rPr>
            </w:pPr>
            <w:r>
              <w:rPr>
                <w:rFonts w:hint="eastAsia" w:cs="宋体"/>
                <w:kern w:val="0"/>
                <w:sz w:val="24"/>
                <w:szCs w:val="24"/>
              </w:rPr>
              <w:t>1</w:t>
            </w: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2</w:t>
            </w: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3</w:t>
            </w: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4</w:t>
            </w: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5</w:t>
            </w: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6</w:t>
            </w:r>
          </w:p>
        </w:tc>
        <w:tc>
          <w:tcPr>
            <w:tcW w:w="336"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7</w:t>
            </w:r>
          </w:p>
        </w:tc>
        <w:tc>
          <w:tcPr>
            <w:tcW w:w="336"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8</w:t>
            </w:r>
          </w:p>
        </w:tc>
        <w:tc>
          <w:tcPr>
            <w:tcW w:w="336"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r>
              <w:rPr>
                <w:rFonts w:hint="eastAsia" w:cs="宋体"/>
                <w:kern w:val="0"/>
                <w:sz w:val="24"/>
                <w:szCs w:val="24"/>
              </w:rPr>
              <w:t>9</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10</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11</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12</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13</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14</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15</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16</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17</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18</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19</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20</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21</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22</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23</w:t>
            </w: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r>
              <w:rPr>
                <w:rFonts w:hint="eastAsia" w:cs="宋体"/>
                <w:kern w:val="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37" w:type="dxa"/>
            <w:tcBorders>
              <w:top w:val="single" w:color="auto" w:sz="4" w:space="0"/>
              <w:left w:val="single" w:color="auto" w:sz="4" w:space="0"/>
              <w:bottom w:val="single" w:color="auto" w:sz="4" w:space="0"/>
              <w:right w:val="single" w:color="auto" w:sz="4" w:space="0"/>
            </w:tcBorders>
            <w:vAlign w:val="bottom"/>
          </w:tcPr>
          <w:p>
            <w:pPr>
              <w:jc w:val="center"/>
              <w:rPr>
                <w:rFonts w:cs="宋体"/>
                <w:kern w:val="0"/>
                <w:sz w:val="24"/>
                <w:szCs w:val="24"/>
              </w:rPr>
            </w:pP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7"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6"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6"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336" w:type="dxa"/>
            <w:tcBorders>
              <w:top w:val="single" w:color="auto" w:sz="4" w:space="0"/>
              <w:left w:val="single" w:color="auto" w:sz="4" w:space="0"/>
              <w:bottom w:val="single" w:color="auto" w:sz="4" w:space="0"/>
              <w:right w:val="single" w:color="auto" w:sz="4" w:space="0"/>
            </w:tcBorders>
            <w:vAlign w:val="bottom"/>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c>
          <w:tcPr>
            <w:tcW w:w="456" w:type="dxa"/>
            <w:tcBorders>
              <w:top w:val="single" w:color="auto" w:sz="4" w:space="0"/>
              <w:left w:val="single" w:color="auto" w:sz="4" w:space="0"/>
              <w:bottom w:val="single" w:color="auto" w:sz="4" w:space="0"/>
              <w:right w:val="single" w:color="auto" w:sz="4" w:space="0"/>
            </w:tcBorders>
          </w:tcPr>
          <w:p>
            <w:pPr>
              <w:rPr>
                <w:rFonts w:cs="宋体"/>
                <w:kern w:val="0"/>
                <w:sz w:val="24"/>
                <w:szCs w:val="24"/>
              </w:rPr>
            </w:pPr>
          </w:p>
        </w:tc>
      </w:tr>
    </w:tbl>
    <w:p>
      <w:pPr>
        <w:pStyle w:val="66"/>
        <w:spacing w:line="480" w:lineRule="exact"/>
        <w:ind w:left="420" w:firstLine="0" w:firstLineChars="0"/>
        <w:rPr>
          <w:sz w:val="28"/>
          <w:szCs w:val="28"/>
        </w:rPr>
      </w:pPr>
      <w:r>
        <w:rPr>
          <w:rFonts w:hint="eastAsia"/>
          <w:sz w:val="28"/>
          <w:szCs w:val="28"/>
        </w:rPr>
        <w:t>4）工程物料清单</w:t>
      </w:r>
    </w:p>
    <w:p>
      <w:pPr>
        <w:pStyle w:val="66"/>
        <w:spacing w:line="480" w:lineRule="exact"/>
        <w:ind w:firstLine="560"/>
        <w:rPr>
          <w:sz w:val="28"/>
          <w:szCs w:val="28"/>
        </w:rPr>
      </w:pPr>
      <w:r>
        <w:rPr>
          <w:rFonts w:hint="eastAsia"/>
          <w:bCs/>
          <w:sz w:val="28"/>
          <w:szCs w:val="28"/>
        </w:rPr>
        <w:t>根据无线网络的</w:t>
      </w:r>
      <w:r>
        <w:rPr>
          <w:rFonts w:hint="eastAsia"/>
          <w:sz w:val="28"/>
          <w:szCs w:val="28"/>
        </w:rPr>
        <w:t>水平布线图，计算本次无线网络工程的物料清单，其中线缆采用平均值法进行估算，所有材料以表1-4为准。请将本次无线网络工程的物料清单填写到表1-7中。</w:t>
      </w:r>
    </w:p>
    <w:p>
      <w:pPr>
        <w:spacing w:line="480" w:lineRule="exact"/>
        <w:jc w:val="center"/>
        <w:rPr>
          <w:sz w:val="24"/>
          <w:szCs w:val="24"/>
        </w:rPr>
      </w:pPr>
      <w:r>
        <w:rPr>
          <w:rFonts w:hint="eastAsia"/>
          <w:sz w:val="24"/>
          <w:szCs w:val="24"/>
        </w:rPr>
        <w:t>表1-7物料清单表</w:t>
      </w:r>
    </w:p>
    <w:tbl>
      <w:tblPr>
        <w:tblStyle w:val="36"/>
        <w:tblpPr w:leftFromText="180" w:rightFromText="180" w:vertAnchor="text" w:horzAnchor="margin" w:tblpXSpec="center" w:tblpY="11"/>
        <w:tblW w:w="8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6"/>
        <w:gridCol w:w="2005"/>
        <w:gridCol w:w="2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3576" w:type="dxa"/>
            <w:tcBorders>
              <w:top w:val="single" w:color="auto" w:sz="4" w:space="0"/>
              <w:left w:val="single" w:color="auto" w:sz="4" w:space="0"/>
              <w:bottom w:val="single" w:color="auto" w:sz="4" w:space="0"/>
              <w:right w:val="single" w:color="auto" w:sz="4" w:space="0"/>
            </w:tcBorders>
            <w:shd w:val="clear" w:color="auto" w:fill="E6E6E6"/>
          </w:tcPr>
          <w:p>
            <w:pPr>
              <w:rPr>
                <w:b/>
                <w:sz w:val="24"/>
                <w:szCs w:val="24"/>
              </w:rPr>
            </w:pPr>
            <w:r>
              <w:rPr>
                <w:rFonts w:hint="eastAsia"/>
                <w:b/>
                <w:sz w:val="24"/>
                <w:szCs w:val="24"/>
              </w:rPr>
              <w:t>物料名称</w:t>
            </w:r>
          </w:p>
        </w:tc>
        <w:tc>
          <w:tcPr>
            <w:tcW w:w="2005" w:type="dxa"/>
            <w:tcBorders>
              <w:top w:val="single" w:color="auto" w:sz="4" w:space="0"/>
              <w:left w:val="single" w:color="auto" w:sz="4" w:space="0"/>
              <w:bottom w:val="single" w:color="auto" w:sz="4" w:space="0"/>
              <w:right w:val="single" w:color="auto" w:sz="4" w:space="0"/>
            </w:tcBorders>
            <w:shd w:val="clear" w:color="auto" w:fill="E6E6E6"/>
          </w:tcPr>
          <w:p>
            <w:pPr>
              <w:rPr>
                <w:b/>
                <w:sz w:val="24"/>
                <w:szCs w:val="24"/>
              </w:rPr>
            </w:pPr>
            <w:r>
              <w:rPr>
                <w:rFonts w:hint="eastAsia"/>
                <w:b/>
                <w:sz w:val="24"/>
                <w:szCs w:val="24"/>
              </w:rPr>
              <w:t>单位</w:t>
            </w:r>
          </w:p>
        </w:tc>
        <w:tc>
          <w:tcPr>
            <w:tcW w:w="2909" w:type="dxa"/>
            <w:tcBorders>
              <w:top w:val="single" w:color="auto" w:sz="4" w:space="0"/>
              <w:left w:val="single" w:color="auto" w:sz="4" w:space="0"/>
              <w:bottom w:val="single" w:color="auto" w:sz="4" w:space="0"/>
              <w:right w:val="single" w:color="auto" w:sz="4" w:space="0"/>
            </w:tcBorders>
            <w:shd w:val="clear" w:color="auto" w:fill="E6E6E6"/>
          </w:tcPr>
          <w:p>
            <w:pPr>
              <w:rPr>
                <w:b/>
                <w:sz w:val="24"/>
                <w:szCs w:val="24"/>
              </w:rPr>
            </w:pPr>
            <w:r>
              <w:rPr>
                <w:rFonts w:hint="eastAsia"/>
                <w:b/>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6" w:type="dxa"/>
            <w:tcBorders>
              <w:top w:val="single" w:color="auto" w:sz="4" w:space="0"/>
              <w:left w:val="single" w:color="auto" w:sz="4" w:space="0"/>
              <w:bottom w:val="single" w:color="auto" w:sz="4" w:space="0"/>
              <w:right w:val="single" w:color="auto" w:sz="4" w:space="0"/>
            </w:tcBorders>
          </w:tcPr>
          <w:p>
            <w:pPr>
              <w:rPr>
                <w:sz w:val="24"/>
                <w:szCs w:val="24"/>
              </w:rPr>
            </w:pPr>
          </w:p>
        </w:tc>
        <w:tc>
          <w:tcPr>
            <w:tcW w:w="2005" w:type="dxa"/>
            <w:tcBorders>
              <w:top w:val="single" w:color="auto" w:sz="4" w:space="0"/>
              <w:left w:val="single" w:color="auto" w:sz="4" w:space="0"/>
              <w:bottom w:val="single" w:color="auto" w:sz="4" w:space="0"/>
              <w:right w:val="single" w:color="auto" w:sz="4" w:space="0"/>
            </w:tcBorders>
          </w:tcPr>
          <w:p>
            <w:pPr>
              <w:rPr>
                <w:sz w:val="24"/>
                <w:szCs w:val="24"/>
              </w:rPr>
            </w:pPr>
          </w:p>
        </w:tc>
        <w:tc>
          <w:tcPr>
            <w:tcW w:w="2909" w:type="dxa"/>
            <w:tcBorders>
              <w:top w:val="single" w:color="auto" w:sz="4" w:space="0"/>
              <w:left w:val="single" w:color="auto" w:sz="4" w:space="0"/>
              <w:bottom w:val="single" w:color="auto" w:sz="4" w:space="0"/>
              <w:right w:val="single" w:color="auto" w:sz="4" w:space="0"/>
            </w:tcBorders>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制作竞赛结果文件：严格按照 “无线网络勘测设计答题卡模板”文档格式要求制作输出竞赛结果文件，同时另存一份PDF格式文档（利用Office Word另存为pdf文件方式生成pdf文件）。</w:t>
      </w:r>
    </w:p>
    <w:p>
      <w:pPr>
        <w:ind w:firstLine="564"/>
        <w:rPr>
          <w:sz w:val="28"/>
          <w:szCs w:val="28"/>
        </w:rPr>
      </w:pPr>
      <w:r>
        <w:rPr>
          <w:rFonts w:hint="eastAsia"/>
          <w:sz w:val="28"/>
          <w:szCs w:val="28"/>
        </w:rPr>
        <w:t>考生将竞赛结果文件“无线网络勘测设计答题卡模板”和“无线网络勘测设计答题卡.pdf”保存到桌面上，并且拷贝到 “提交文档”目录下然后提交给现场工作人员。</w:t>
      </w:r>
    </w:p>
    <w:p>
      <w:pPr>
        <w:pStyle w:val="3"/>
        <w:ind w:firstLine="0" w:firstLineChars="0"/>
        <w:rPr>
          <w:i/>
          <w:sz w:val="28"/>
          <w:szCs w:val="28"/>
        </w:rPr>
      </w:pPr>
    </w:p>
    <w:p>
      <w:pPr>
        <w:pStyle w:val="3"/>
        <w:ind w:firstLine="0" w:firstLineChars="0"/>
      </w:pPr>
      <w:r>
        <w:rPr>
          <w:rFonts w:hint="eastAsia"/>
          <w:i/>
          <w:sz w:val="28"/>
          <w:szCs w:val="28"/>
        </w:rPr>
        <w:t>注意：考生所提交的文件是竞赛结果的唯一依据，请考生一定确保文件确实有效，能够正常读取。如有疑问，可咨询现场工作人员。</w:t>
      </w:r>
    </w:p>
    <w:bookmarkEnd w:id="1"/>
    <w:bookmarkEnd w:id="2"/>
    <w:p>
      <w:pPr>
        <w:rPr>
          <w:bCs/>
          <w:sz w:val="28"/>
          <w:szCs w:val="28"/>
        </w:rPr>
      </w:pPr>
      <w:bookmarkStart w:id="6" w:name="_Toc219865072"/>
      <w:r>
        <w:rPr>
          <w:sz w:val="28"/>
          <w:szCs w:val="28"/>
        </w:rPr>
        <w:br w:type="page"/>
      </w:r>
    </w:p>
    <w:p>
      <w:pPr>
        <w:pStyle w:val="4"/>
      </w:pPr>
      <w:r>
        <w:rPr>
          <w:rFonts w:hint="eastAsia"/>
        </w:rPr>
        <w:t>云计算融合网络规划设计</w:t>
      </w:r>
    </w:p>
    <w:p>
      <w:pPr>
        <w:numPr>
          <w:ilvl w:val="0"/>
          <w:numId w:val="12"/>
        </w:numPr>
        <w:rPr>
          <w:b/>
          <w:sz w:val="28"/>
          <w:szCs w:val="28"/>
        </w:rPr>
      </w:pPr>
      <w:r>
        <w:rPr>
          <w:rFonts w:hint="eastAsia"/>
          <w:b/>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教育局信息中心及P市实验小学信息化项目规划与建设中，需求</w:t>
      </w:r>
      <w:r>
        <w:rPr>
          <w:sz w:val="28"/>
          <w:szCs w:val="28"/>
        </w:rPr>
        <w:t>如下：</w:t>
      </w:r>
    </w:p>
    <w:p>
      <w:pPr>
        <w:pStyle w:val="3"/>
        <w:numPr>
          <w:ilvl w:val="0"/>
          <w:numId w:val="13"/>
        </w:numPr>
        <w:tabs>
          <w:tab w:val="left" w:pos="993"/>
        </w:tabs>
        <w:adjustRightInd w:val="0"/>
        <w:snapToGrid w:val="0"/>
        <w:spacing w:line="480" w:lineRule="exact"/>
        <w:ind w:left="0" w:firstLine="567" w:firstLineChars="0"/>
        <w:rPr>
          <w:sz w:val="28"/>
          <w:szCs w:val="28"/>
        </w:rPr>
      </w:pPr>
      <w:r>
        <w:rPr>
          <w:rFonts w:hint="eastAsia"/>
          <w:sz w:val="28"/>
          <w:szCs w:val="28"/>
        </w:rPr>
        <w:t>在教育局信息中心部署无线网络，满足移动办公和移动教学的需求；</w:t>
      </w:r>
    </w:p>
    <w:p>
      <w:pPr>
        <w:pStyle w:val="3"/>
        <w:numPr>
          <w:ilvl w:val="0"/>
          <w:numId w:val="13"/>
        </w:numPr>
        <w:tabs>
          <w:tab w:val="left" w:pos="993"/>
        </w:tabs>
        <w:adjustRightInd w:val="0"/>
        <w:snapToGrid w:val="0"/>
        <w:spacing w:line="480" w:lineRule="exact"/>
        <w:ind w:left="0" w:firstLine="567" w:firstLineChars="0"/>
        <w:rPr>
          <w:b/>
          <w:sz w:val="28"/>
          <w:szCs w:val="28"/>
        </w:rPr>
      </w:pPr>
      <w:r>
        <w:rPr>
          <w:rFonts w:hint="eastAsia"/>
          <w:sz w:val="28"/>
          <w:szCs w:val="28"/>
        </w:rPr>
        <w:t>教育局信息中心、P市实验小学通过专线接入二级运营商，部署</w:t>
      </w:r>
      <w:r>
        <w:rPr>
          <w:sz w:val="28"/>
          <w:szCs w:val="28"/>
        </w:rPr>
        <w:t>IPSEC VPN</w:t>
      </w:r>
      <w:r>
        <w:rPr>
          <w:rFonts w:hint="eastAsia"/>
          <w:sz w:val="28"/>
          <w:szCs w:val="28"/>
        </w:rPr>
        <w:t>协议实现教育局信息中心、P市实验小学的I</w:t>
      </w:r>
      <w:r>
        <w:rPr>
          <w:sz w:val="28"/>
          <w:szCs w:val="28"/>
        </w:rPr>
        <w:t>P</w:t>
      </w:r>
      <w:r>
        <w:rPr>
          <w:rFonts w:hint="eastAsia"/>
          <w:sz w:val="28"/>
          <w:szCs w:val="28"/>
        </w:rPr>
        <w:t>互联互通；</w:t>
      </w:r>
    </w:p>
    <w:p>
      <w:pPr>
        <w:pStyle w:val="3"/>
        <w:numPr>
          <w:ilvl w:val="0"/>
          <w:numId w:val="13"/>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3"/>
        </w:numPr>
        <w:tabs>
          <w:tab w:val="left" w:pos="993"/>
        </w:tabs>
        <w:adjustRightInd w:val="0"/>
        <w:snapToGrid w:val="0"/>
        <w:spacing w:line="480" w:lineRule="exact"/>
        <w:ind w:left="0" w:firstLine="567" w:firstLineChars="0"/>
        <w:rPr>
          <w:b/>
          <w:sz w:val="28"/>
          <w:szCs w:val="28"/>
        </w:rPr>
      </w:pPr>
      <w:r>
        <w:rPr>
          <w:rFonts w:hint="eastAsia"/>
          <w:sz w:val="28"/>
          <w:szCs w:val="28"/>
        </w:rPr>
        <w:t>P市实验小学部署防止环路、数据负载均衡等相关策略，确保接入层业务安全、可靠。</w:t>
      </w:r>
    </w:p>
    <w:p>
      <w:pPr>
        <w:numPr>
          <w:ilvl w:val="0"/>
          <w:numId w:val="12"/>
        </w:numPr>
        <w:rPr>
          <w:b/>
          <w:sz w:val="28"/>
          <w:szCs w:val="28"/>
        </w:rPr>
      </w:pPr>
      <w:r>
        <w:rPr>
          <w:rFonts w:hint="eastAsia"/>
          <w:b/>
          <w:sz w:val="28"/>
          <w:szCs w:val="28"/>
        </w:rPr>
        <w:t>网络拓扑说明</w:t>
      </w:r>
    </w:p>
    <w:p>
      <w:pPr>
        <w:pStyle w:val="3"/>
        <w:adjustRightInd w:val="0"/>
        <w:snapToGrid w:val="0"/>
        <w:spacing w:line="480" w:lineRule="exact"/>
        <w:ind w:firstLine="560"/>
        <w:rPr>
          <w:sz w:val="28"/>
          <w:szCs w:val="28"/>
        </w:rPr>
      </w:pPr>
      <w:r>
        <w:rPr>
          <w:rFonts w:hint="eastAsia"/>
          <w:sz w:val="28"/>
          <w:szCs w:val="28"/>
        </w:rPr>
        <w:t>信息化建设方案拓扑图如下图所示，相关</w:t>
      </w:r>
      <w:r>
        <w:rPr>
          <w:sz w:val="28"/>
          <w:szCs w:val="28"/>
        </w:rPr>
        <w:t>说明如下：</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两台EG2000编号EG1和EG2，分别用作教育局信息中心与P市实验小学；</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两台S2910交换机编号为S</w:t>
      </w:r>
      <w:r>
        <w:rPr>
          <w:sz w:val="28"/>
          <w:szCs w:val="28"/>
        </w:rPr>
        <w:t>1</w:t>
      </w:r>
      <w:r>
        <w:rPr>
          <w:rFonts w:hint="eastAsia"/>
          <w:sz w:val="28"/>
          <w:szCs w:val="28"/>
        </w:rPr>
        <w:t>和S</w:t>
      </w:r>
      <w:r>
        <w:rPr>
          <w:sz w:val="28"/>
          <w:szCs w:val="28"/>
        </w:rPr>
        <w:t>2</w:t>
      </w:r>
      <w:r>
        <w:rPr>
          <w:rFonts w:hint="eastAsia"/>
          <w:sz w:val="28"/>
          <w:szCs w:val="28"/>
        </w:rPr>
        <w:t>，用作P市实验小学接入交换机；</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0编号为S3和S4，作为P市实验小学的汇聚交换机；</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两台S6000数据中心交换机编号为S6和S7，作为P市实验小学的核心交换机；</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，作为教育局信息中心的核心交换机；</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编号AC1和AC2，用作教育局信息中心的无线控制器，实现双机热备冗余；</w:t>
      </w:r>
    </w:p>
    <w:p>
      <w:pPr>
        <w:pStyle w:val="3"/>
        <w:numPr>
          <w:ilvl w:val="0"/>
          <w:numId w:val="14"/>
        </w:numPr>
        <w:tabs>
          <w:tab w:val="left" w:pos="993"/>
        </w:tabs>
        <w:adjustRightInd w:val="0"/>
        <w:snapToGrid w:val="0"/>
        <w:spacing w:line="480" w:lineRule="exact"/>
        <w:ind w:left="0" w:firstLine="567" w:firstLineChars="0"/>
        <w:rPr>
          <w:sz w:val="28"/>
          <w:szCs w:val="28"/>
        </w:rPr>
      </w:pPr>
      <w:r>
        <w:rPr>
          <w:rFonts w:hint="eastAsia"/>
          <w:sz w:val="28"/>
          <w:szCs w:val="28"/>
        </w:rPr>
        <w:t>三台AP520编号为AP1，AP2，AP3作为教育局信息中心的无线接入点；</w:t>
      </w:r>
    </w:p>
    <w:p>
      <w:pPr>
        <w:pStyle w:val="3"/>
        <w:tabs>
          <w:tab w:val="left" w:pos="993"/>
        </w:tabs>
        <w:adjustRightInd w:val="0"/>
        <w:snapToGrid w:val="0"/>
        <w:spacing w:line="480" w:lineRule="exact"/>
        <w:ind w:left="567" w:firstLine="0" w:firstLineChars="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8、三台RSR20路由器编号R1、R2和R3模拟运营商联通、电信、移动服务接入点。</w:t>
      </w:r>
    </w:p>
    <w:p>
      <w:pPr>
        <w:pStyle w:val="3"/>
        <w:tabs>
          <w:tab w:val="left" w:pos="993"/>
        </w:tabs>
        <w:adjustRightInd w:val="0"/>
        <w:snapToGrid w:val="0"/>
        <w:spacing w:line="480" w:lineRule="exact"/>
        <w:ind w:left="567" w:firstLine="0" w:firstLineChars="0"/>
        <w:rPr>
          <w:sz w:val="28"/>
          <w:szCs w:val="28"/>
        </w:rPr>
      </w:pPr>
    </w:p>
    <w:p>
      <w:pPr>
        <w:pStyle w:val="3"/>
        <w:tabs>
          <w:tab w:val="left" w:pos="993"/>
        </w:tabs>
        <w:adjustRightInd w:val="0"/>
        <w:snapToGrid w:val="0"/>
        <w:spacing w:line="480" w:lineRule="exact"/>
        <w:ind w:left="567" w:firstLine="0" w:firstLineChars="0"/>
        <w:rPr>
          <w:sz w:val="28"/>
          <w:szCs w:val="28"/>
        </w:rPr>
      </w:pPr>
    </w:p>
    <w:p>
      <w:pPr>
        <w:rPr>
          <w:sz w:val="28"/>
          <w:szCs w:val="28"/>
        </w:rPr>
      </w:pPr>
      <w:r>
        <w:rPr>
          <w:sz w:val="28"/>
          <w:szCs w:val="28"/>
        </w:rPr>
        <w:drawing>
          <wp:inline distT="0" distB="0" distL="0" distR="0">
            <wp:extent cx="5400040" cy="4853305"/>
            <wp:effectExtent l="0" t="0" r="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400040" cy="4853305"/>
                    </a:xfrm>
                    <a:prstGeom prst="rect">
                      <a:avLst/>
                    </a:prstGeom>
                  </pic:spPr>
                </pic:pic>
              </a:graphicData>
            </a:graphic>
          </wp:inline>
        </w:drawing>
      </w:r>
    </w:p>
    <w:p>
      <w:pPr>
        <w:pStyle w:val="52"/>
        <w:numPr>
          <w:ilvl w:val="0"/>
          <w:numId w:val="0"/>
        </w:numPr>
        <w:rPr>
          <w:rFonts w:ascii="仿宋" w:hAnsi="仿宋" w:eastAsia="仿宋"/>
          <w:sz w:val="24"/>
          <w:szCs w:val="24"/>
        </w:rPr>
      </w:pPr>
      <w:bookmarkStart w:id="7" w:name="_Ref448683558"/>
      <w:r>
        <w:rPr>
          <w:rFonts w:hint="eastAsia" w:ascii="仿宋" w:hAnsi="仿宋" w:eastAsia="仿宋"/>
          <w:sz w:val="24"/>
          <w:szCs w:val="24"/>
        </w:rPr>
        <w:t>图1-6网络拓扑结构图</w:t>
      </w:r>
      <w:bookmarkEnd w:id="7"/>
    </w:p>
    <w:p>
      <w:pPr>
        <w:numPr>
          <w:ilvl w:val="0"/>
          <w:numId w:val="12"/>
        </w:numPr>
        <w:rPr>
          <w:b/>
          <w:sz w:val="28"/>
          <w:szCs w:val="28"/>
        </w:rPr>
      </w:pPr>
      <w:r>
        <w:rPr>
          <w:rFonts w:hint="eastAsia"/>
          <w:b/>
          <w:sz w:val="28"/>
          <w:szCs w:val="28"/>
        </w:rPr>
        <w:t>网络拓扑连线要求与说明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8</w:t>
      </w:r>
      <w:r>
        <w:rPr>
          <w:rFonts w:hint="eastAsia" w:ascii="仿宋" w:hAnsi="仿宋" w:eastAsia="仿宋"/>
          <w:sz w:val="24"/>
          <w:szCs w:val="24"/>
          <w:lang w:val="it-IT"/>
        </w:rPr>
        <w:t>网络物理连接表</w:t>
      </w:r>
    </w:p>
    <w:tbl>
      <w:tblPr>
        <w:tblStyle w:val="36"/>
        <w:tblW w:w="8480" w:type="dxa"/>
        <w:tblInd w:w="113" w:type="dxa"/>
        <w:tblLayout w:type="fixed"/>
        <w:tblCellMar>
          <w:top w:w="0" w:type="dxa"/>
          <w:left w:w="108" w:type="dxa"/>
          <w:bottom w:w="0" w:type="dxa"/>
          <w:right w:w="108" w:type="dxa"/>
        </w:tblCellMar>
      </w:tblPr>
      <w:tblGrid>
        <w:gridCol w:w="1540"/>
        <w:gridCol w:w="1290"/>
        <w:gridCol w:w="2550"/>
        <w:gridCol w:w="1840"/>
        <w:gridCol w:w="1260"/>
      </w:tblGrid>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源设备名称</w:t>
            </w:r>
          </w:p>
        </w:tc>
        <w:tc>
          <w:tcPr>
            <w:tcW w:w="129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c>
          <w:tcPr>
            <w:tcW w:w="255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接口描述</w:t>
            </w:r>
          </w:p>
        </w:tc>
        <w:tc>
          <w:tcPr>
            <w:tcW w:w="184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目标设备名称</w:t>
            </w:r>
          </w:p>
        </w:tc>
        <w:tc>
          <w:tcPr>
            <w:tcW w:w="1260" w:type="dxa"/>
            <w:tcBorders>
              <w:top w:val="single" w:color="auto" w:sz="4" w:space="0"/>
              <w:left w:val="nil"/>
              <w:bottom w:val="single" w:color="auto" w:sz="4" w:space="0"/>
              <w:right w:val="single" w:color="auto" w:sz="4" w:space="0"/>
            </w:tcBorders>
            <w:shd w:val="clear" w:color="auto" w:fill="auto"/>
            <w:vAlign w:val="center"/>
          </w:tcPr>
          <w:p>
            <w:pPr>
              <w:jc w:val="center"/>
              <w:rPr>
                <w:rFonts w:cs="宋体"/>
                <w:b/>
                <w:kern w:val="0"/>
                <w:sz w:val="24"/>
                <w:szCs w:val="24"/>
              </w:rPr>
            </w:pPr>
            <w:r>
              <w:rPr>
                <w:rFonts w:hint="eastAsia" w:cs="宋体"/>
                <w:b/>
                <w:kern w:val="0"/>
                <w:sz w:val="24"/>
                <w:szCs w:val="24"/>
              </w:rPr>
              <w:t>设备接口</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Con_To_PC1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PC1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Gi0/9</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Con_To_PC2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PC2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Con_To_S1_Gi0/23</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Con_To_S2_Gi0/23</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Con_To_S1_Gi0-/24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Con_To_S2_Gi0/24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Con_To_AP1_Gi0/1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AP1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Con_To_AP2_Gi0/1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AP2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Con_To_AP3_Gi0/1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AP3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Con_To_AC1_Gi0/1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AC1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Con_To_AC2_Gi0/1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AC2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Con_To_S3_Gi0/24</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S3</w:t>
            </w:r>
          </w:p>
        </w:tc>
        <w:tc>
          <w:tcPr>
            <w:tcW w:w="126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Con_To_EG2_Gi0/0</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CellMar>
            <w:top w:w="0" w:type="dxa"/>
            <w:left w:w="108" w:type="dxa"/>
            <w:bottom w:w="0" w:type="dxa"/>
            <w:right w:w="108" w:type="dxa"/>
          </w:tblCellMar>
        </w:tblPrEx>
        <w:trPr>
          <w:trHeight w:val="285" w:hRule="atLeast"/>
        </w:trPr>
        <w:tc>
          <w:tcPr>
            <w:tcW w:w="1540" w:type="dxa"/>
            <w:tcBorders>
              <w:top w:val="single" w:color="auto" w:sz="4" w:space="0"/>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Con_To_S7_Gi0/48</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Te0/49</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Con_To_S7_Te0/49</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Te0/49</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Con_To_S7_Te0/50</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Con_To_S4_Gi0/24</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S4</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Con_To_EG2_Gi0/1</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Con_To_S6_Gi0/48</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Gi0/48</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Te0/49</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Con_To_S6_Te0/49</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ascii="宋体" w:hAnsi="宋体" w:eastAsia="宋体" w:cs="宋体"/>
                <w:kern w:val="0"/>
                <w:sz w:val="24"/>
                <w:szCs w:val="24"/>
              </w:rPr>
            </w:pPr>
            <w:r>
              <w:rPr>
                <w:sz w:val="24"/>
                <w:szCs w:val="24"/>
              </w:rPr>
              <w:t>Te0/49</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Con_To_S6_Te0/50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Te0/50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sz w:val="24"/>
                <w:szCs w:val="24"/>
              </w:rPr>
            </w:pPr>
            <w:r>
              <w:rPr>
                <w:rFonts w:hint="eastAsia"/>
                <w:sz w:val="24"/>
                <w:szCs w:val="24"/>
              </w:rPr>
              <w:t>S</w:t>
            </w:r>
            <w:r>
              <w:rPr>
                <w:sz w:val="24"/>
                <w:szCs w:val="24"/>
              </w:rPr>
              <w:t>7</w:t>
            </w:r>
          </w:p>
        </w:tc>
        <w:tc>
          <w:tcPr>
            <w:tcW w:w="1290" w:type="dxa"/>
            <w:tcBorders>
              <w:top w:val="nil"/>
              <w:left w:val="nil"/>
              <w:bottom w:val="single" w:color="auto" w:sz="4" w:space="0"/>
              <w:right w:val="single" w:color="auto" w:sz="4" w:space="0"/>
            </w:tcBorders>
            <w:shd w:val="clear" w:color="auto" w:fill="auto"/>
          </w:tcPr>
          <w:p>
            <w:pPr>
              <w:rPr>
                <w:sz w:val="24"/>
                <w:szCs w:val="24"/>
              </w:rPr>
            </w:pPr>
            <w:r>
              <w:rPr>
                <w:sz w:val="24"/>
                <w:szCs w:val="24"/>
              </w:rPr>
              <w:t>G</w:t>
            </w:r>
            <w:r>
              <w:rPr>
                <w:rFonts w:hint="eastAsia"/>
                <w:sz w:val="24"/>
                <w:szCs w:val="24"/>
              </w:rPr>
              <w:t>i0/</w:t>
            </w:r>
            <w:r>
              <w:rPr>
                <w:sz w:val="24"/>
                <w:szCs w:val="24"/>
              </w:rPr>
              <w:t>11</w:t>
            </w:r>
          </w:p>
        </w:tc>
        <w:tc>
          <w:tcPr>
            <w:tcW w:w="2550" w:type="dxa"/>
            <w:tcBorders>
              <w:top w:val="nil"/>
              <w:left w:val="nil"/>
              <w:bottom w:val="single" w:color="auto" w:sz="4" w:space="0"/>
              <w:right w:val="single" w:color="auto" w:sz="4" w:space="0"/>
            </w:tcBorders>
            <w:shd w:val="clear" w:color="auto" w:fill="auto"/>
          </w:tcPr>
          <w:p>
            <w:pPr>
              <w:rPr>
                <w:sz w:val="24"/>
                <w:szCs w:val="24"/>
              </w:rPr>
            </w:pPr>
            <w:r>
              <w:rPr>
                <w:rFonts w:hint="eastAsia"/>
                <w:sz w:val="24"/>
                <w:szCs w:val="24"/>
              </w:rPr>
              <w:t>C</w:t>
            </w:r>
            <w:r>
              <w:rPr>
                <w:sz w:val="24"/>
                <w:szCs w:val="24"/>
              </w:rPr>
              <w:t>on_To_Cloud</w:t>
            </w:r>
          </w:p>
        </w:tc>
        <w:tc>
          <w:tcPr>
            <w:tcW w:w="1840" w:type="dxa"/>
            <w:tcBorders>
              <w:top w:val="nil"/>
              <w:left w:val="nil"/>
              <w:bottom w:val="single" w:color="auto" w:sz="4" w:space="0"/>
              <w:right w:val="single" w:color="auto" w:sz="4" w:space="0"/>
            </w:tcBorders>
            <w:shd w:val="clear" w:color="auto" w:fill="auto"/>
          </w:tcPr>
          <w:p>
            <w:pPr>
              <w:rPr>
                <w:sz w:val="24"/>
                <w:szCs w:val="24"/>
              </w:rPr>
            </w:pPr>
            <w:r>
              <w:rPr>
                <w:rFonts w:hint="eastAsia"/>
                <w:sz w:val="24"/>
                <w:szCs w:val="24"/>
              </w:rPr>
              <w:t>云平台</w:t>
            </w:r>
          </w:p>
        </w:tc>
        <w:tc>
          <w:tcPr>
            <w:tcW w:w="1260" w:type="dxa"/>
            <w:tcBorders>
              <w:top w:val="nil"/>
              <w:left w:val="nil"/>
              <w:bottom w:val="single" w:color="auto" w:sz="4" w:space="0"/>
              <w:right w:val="single" w:color="auto" w:sz="4" w:space="0"/>
            </w:tcBorders>
            <w:shd w:val="clear" w:color="auto" w:fill="auto"/>
          </w:tcPr>
          <w:p>
            <w:pPr>
              <w:rPr>
                <w:sz w:val="24"/>
                <w:szCs w:val="24"/>
              </w:rPr>
            </w:pP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AC1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Con_To_S5_Gi0/21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AC2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Con_To_S5_Gi0/22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Con_To_S5_Gi0/24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S5</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Con_To_R1_Gi0/0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CellMar>
            <w:top w:w="0" w:type="dxa"/>
            <w:left w:w="108" w:type="dxa"/>
            <w:bottom w:w="0" w:type="dxa"/>
            <w:right w:w="108" w:type="dxa"/>
          </w:tblCellMar>
        </w:tblPrEx>
        <w:trPr>
          <w:trHeight w:val="70"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Con_To_R2_Gi0/0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Con_To_R3_Gi0/0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Con_To_S6_Gi0/2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S6</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Con_To_S7_Gi0/2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S7</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Con_To_R1_Gi0/1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Con_To_R2_Gi0/1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Con_To_R3_Gi0/1</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Con_To_EG2_Gi0/2</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Gi0/2</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Con_To_R2_Se2/0</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Con_To_EG1_Gi0/3</w:t>
            </w:r>
          </w:p>
        </w:tc>
        <w:tc>
          <w:tcPr>
            <w:tcW w:w="1840" w:type="dxa"/>
            <w:tcBorders>
              <w:top w:val="single" w:color="auto" w:sz="4" w:space="0"/>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Con_To_EG2_Gi0/3</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Gi0/3</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Con_To_R1_Se2/0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Se2/0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Con_To_R3_Se3/0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Con_To_EG1_Gi0/4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EG1</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Gi0/1</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Con_To_EG2_Gi0/4</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EG2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Gi0/4</w:t>
            </w:r>
          </w:p>
        </w:tc>
      </w:tr>
      <w:tr>
        <w:tblPrEx>
          <w:tblCellMar>
            <w:top w:w="0" w:type="dxa"/>
            <w:left w:w="108" w:type="dxa"/>
            <w:bottom w:w="0" w:type="dxa"/>
            <w:right w:w="108" w:type="dxa"/>
          </w:tblCellMar>
        </w:tblPrEx>
        <w:trPr>
          <w:trHeight w:val="285" w:hRule="atLeast"/>
        </w:trPr>
        <w:tc>
          <w:tcPr>
            <w:tcW w:w="1540" w:type="dxa"/>
            <w:tcBorders>
              <w:top w:val="nil"/>
              <w:left w:val="single" w:color="auto" w:sz="4" w:space="0"/>
              <w:bottom w:val="single" w:color="auto" w:sz="4" w:space="0"/>
              <w:right w:val="single" w:color="auto" w:sz="4" w:space="0"/>
            </w:tcBorders>
            <w:shd w:val="clear" w:color="auto" w:fill="auto"/>
          </w:tcPr>
          <w:p>
            <w:pPr>
              <w:rPr>
                <w:rFonts w:cs="宋体"/>
                <w:kern w:val="0"/>
                <w:sz w:val="24"/>
                <w:szCs w:val="24"/>
              </w:rPr>
            </w:pPr>
            <w:r>
              <w:rPr>
                <w:sz w:val="24"/>
                <w:szCs w:val="24"/>
              </w:rPr>
              <w:t>R3</w:t>
            </w:r>
          </w:p>
        </w:tc>
        <w:tc>
          <w:tcPr>
            <w:tcW w:w="129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c>
          <w:tcPr>
            <w:tcW w:w="255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Con_To_R2_Se3/0</w:t>
            </w:r>
          </w:p>
        </w:tc>
        <w:tc>
          <w:tcPr>
            <w:tcW w:w="184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R2</w:t>
            </w:r>
          </w:p>
        </w:tc>
        <w:tc>
          <w:tcPr>
            <w:tcW w:w="1260" w:type="dxa"/>
            <w:tcBorders>
              <w:top w:val="nil"/>
              <w:left w:val="nil"/>
              <w:bottom w:val="single" w:color="auto" w:sz="4" w:space="0"/>
              <w:right w:val="single" w:color="auto" w:sz="4" w:space="0"/>
            </w:tcBorders>
            <w:shd w:val="clear" w:color="auto" w:fill="auto"/>
          </w:tcPr>
          <w:p>
            <w:pPr>
              <w:rPr>
                <w:rFonts w:cs="宋体"/>
                <w:kern w:val="0"/>
                <w:sz w:val="24"/>
                <w:szCs w:val="24"/>
              </w:rPr>
            </w:pPr>
            <w:r>
              <w:rPr>
                <w:sz w:val="24"/>
                <w:szCs w:val="24"/>
              </w:rPr>
              <w:t>Se3/0</w:t>
            </w:r>
          </w:p>
        </w:tc>
      </w:tr>
    </w:tbl>
    <w:p>
      <w:pPr>
        <w:pStyle w:val="3"/>
        <w:ind w:firstLine="600"/>
        <w:rPr>
          <w:lang w:val="it-IT"/>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 xml:space="preserve">9 </w:t>
      </w:r>
      <w:r>
        <w:rPr>
          <w:rFonts w:hint="eastAsia" w:ascii="仿宋" w:hAnsi="仿宋" w:eastAsia="仿宋"/>
          <w:sz w:val="24"/>
          <w:szCs w:val="24"/>
          <w:lang w:val="it-IT"/>
        </w:rPr>
        <w:t>网络设备名称表</w:t>
      </w:r>
    </w:p>
    <w:p>
      <w:pPr>
        <w:pStyle w:val="3"/>
        <w:ind w:firstLine="560"/>
        <w:rPr>
          <w:sz w:val="28"/>
          <w:szCs w:val="28"/>
          <w:lang w:val="it-IT"/>
        </w:rPr>
      </w:pPr>
      <w:r>
        <w:rPr>
          <w:rFonts w:hint="eastAsia"/>
          <w:sz w:val="28"/>
          <w:szCs w:val="28"/>
          <w:lang w:val="it-IT"/>
        </w:rPr>
        <w:t>（</w:t>
      </w:r>
      <w:r>
        <w:rPr>
          <w:sz w:val="28"/>
          <w:szCs w:val="28"/>
          <w:lang w:val="it-IT"/>
        </w:rPr>
        <w:t>EBIC</w:t>
      </w:r>
      <w:r>
        <w:rPr>
          <w:rFonts w:hint="eastAsia"/>
          <w:sz w:val="28"/>
          <w:szCs w:val="28"/>
          <w:lang w:val="it-IT"/>
        </w:rPr>
        <w:t>:</w:t>
      </w:r>
      <w:r>
        <w:rPr>
          <w:rFonts w:hint="eastAsia"/>
          <w:sz w:val="28"/>
          <w:szCs w:val="28"/>
        </w:rPr>
        <w:t xml:space="preserve"> 教育局信息中心</w:t>
      </w:r>
      <w:r>
        <w:rPr>
          <w:rFonts w:hint="eastAsia"/>
          <w:sz w:val="28"/>
          <w:szCs w:val="28"/>
          <w:lang w:val="it-IT"/>
        </w:rPr>
        <w:t>，</w:t>
      </w:r>
      <w:r>
        <w:rPr>
          <w:sz w:val="28"/>
          <w:szCs w:val="28"/>
          <w:lang w:val="it-IT"/>
        </w:rPr>
        <w:t>PEPS</w:t>
      </w:r>
      <w:r>
        <w:rPr>
          <w:rFonts w:hint="eastAsia"/>
          <w:sz w:val="28"/>
          <w:szCs w:val="28"/>
          <w:lang w:val="it-IT"/>
        </w:rPr>
        <w:t>:</w:t>
      </w:r>
      <w:r>
        <w:rPr>
          <w:rFonts w:hint="eastAsia" w:hAnsi="等线" w:asciiTheme="minorHAnsi" w:eastAsiaTheme="minorEastAsia" w:cstheme="minorBidi"/>
          <w:color w:val="000000" w:themeColor="text1"/>
          <w:kern w:val="24"/>
          <w:sz w:val="32"/>
          <w:szCs w:val="32"/>
          <w14:textFill>
            <w14:solidFill>
              <w14:schemeClr w14:val="tx1"/>
            </w14:solidFill>
          </w14:textFill>
        </w:rPr>
        <w:t xml:space="preserve"> </w:t>
      </w:r>
      <w:r>
        <w:rPr>
          <w:rFonts w:hint="eastAsia"/>
          <w:sz w:val="28"/>
          <w:szCs w:val="28"/>
        </w:rPr>
        <w:t>P市实验小学</w:t>
      </w:r>
      <w:r>
        <w:rPr>
          <w:rFonts w:hint="eastAsia"/>
          <w:sz w:val="28"/>
          <w:szCs w:val="28"/>
          <w:lang w:val="it-IT"/>
        </w:rPr>
        <w:t>，I</w:t>
      </w:r>
      <w:r>
        <w:rPr>
          <w:sz w:val="28"/>
          <w:szCs w:val="28"/>
          <w:lang w:val="it-IT"/>
        </w:rPr>
        <w:t>SP</w:t>
      </w:r>
      <w:r>
        <w:rPr>
          <w:rFonts w:hint="eastAsia"/>
          <w:sz w:val="28"/>
          <w:szCs w:val="28"/>
          <w:lang w:val="it-IT"/>
        </w:rPr>
        <w:t>:运营商）</w:t>
      </w:r>
    </w:p>
    <w:tbl>
      <w:tblPr>
        <w:tblStyle w:val="36"/>
        <w:tblW w:w="8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1"/>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tcPr>
          <w:p>
            <w:pPr>
              <w:pStyle w:val="83"/>
              <w:jc w:val="center"/>
              <w:rPr>
                <w:b/>
                <w:sz w:val="24"/>
                <w:szCs w:val="24"/>
              </w:rPr>
            </w:pPr>
            <w:r>
              <w:rPr>
                <w:rFonts w:hint="eastAsia"/>
                <w:b/>
                <w:sz w:val="24"/>
                <w:szCs w:val="24"/>
              </w:rPr>
              <w:t>拓扑图中设备名称</w:t>
            </w:r>
          </w:p>
        </w:tc>
        <w:tc>
          <w:tcPr>
            <w:tcW w:w="5139" w:type="dxa"/>
          </w:tcPr>
          <w:p>
            <w:pPr>
              <w:pStyle w:val="83"/>
              <w:jc w:val="center"/>
              <w:rPr>
                <w:b/>
                <w:sz w:val="24"/>
                <w:szCs w:val="24"/>
              </w:rPr>
            </w:pPr>
            <w:r>
              <w:rPr>
                <w:rFonts w:hint="eastAsia"/>
                <w:b/>
                <w:sz w:val="24"/>
                <w:szCs w:val="24"/>
              </w:rPr>
              <w:t>配置主机名（</w:t>
            </w:r>
            <w:r>
              <w:rPr>
                <w:b/>
                <w:sz w:val="24"/>
                <w:szCs w:val="24"/>
              </w:rPr>
              <w:t>hostname</w:t>
            </w:r>
            <w:r>
              <w:rPr>
                <w:rFonts w:hint="eastAsia"/>
                <w:b/>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1</w:t>
            </w:r>
          </w:p>
        </w:tc>
        <w:tc>
          <w:tcPr>
            <w:tcW w:w="5139" w:type="dxa"/>
          </w:tcPr>
          <w:p>
            <w:pPr>
              <w:pStyle w:val="83"/>
              <w:jc w:val="center"/>
              <w:rPr>
                <w:sz w:val="24"/>
                <w:szCs w:val="24"/>
              </w:rPr>
            </w:pPr>
            <w:r>
              <w:rPr>
                <w:sz w:val="24"/>
                <w:szCs w:val="24"/>
              </w:rPr>
              <w:t>PEPS-S2910-01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2</w:t>
            </w:r>
          </w:p>
        </w:tc>
        <w:tc>
          <w:tcPr>
            <w:tcW w:w="5139" w:type="dxa"/>
          </w:tcPr>
          <w:p>
            <w:pPr>
              <w:pStyle w:val="83"/>
              <w:jc w:val="center"/>
              <w:rPr>
                <w:sz w:val="24"/>
                <w:szCs w:val="24"/>
              </w:rPr>
            </w:pPr>
            <w:r>
              <w:rPr>
                <w:sz w:val="24"/>
                <w:szCs w:val="24"/>
              </w:rPr>
              <w:t>PEPS-S2910-02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S3</w:t>
            </w:r>
          </w:p>
        </w:tc>
        <w:tc>
          <w:tcPr>
            <w:tcW w:w="5139" w:type="dxa"/>
          </w:tcPr>
          <w:p>
            <w:pPr>
              <w:pStyle w:val="83"/>
              <w:jc w:val="center"/>
              <w:rPr>
                <w:sz w:val="24"/>
                <w:szCs w:val="24"/>
              </w:rPr>
            </w:pPr>
            <w:r>
              <w:rPr>
                <w:sz w:val="24"/>
                <w:szCs w:val="24"/>
              </w:rPr>
              <w:t>PEPS-S5750-01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S4</w:t>
            </w:r>
          </w:p>
        </w:tc>
        <w:tc>
          <w:tcPr>
            <w:tcW w:w="5139" w:type="dxa"/>
          </w:tcPr>
          <w:p>
            <w:pPr>
              <w:pStyle w:val="83"/>
              <w:jc w:val="center"/>
              <w:rPr>
                <w:sz w:val="24"/>
                <w:szCs w:val="24"/>
              </w:rPr>
            </w:pPr>
            <w:r>
              <w:rPr>
                <w:sz w:val="24"/>
                <w:szCs w:val="24"/>
              </w:rPr>
              <w:t>PEPS-S5750-02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3581" w:type="dxa"/>
            <w:vAlign w:val="center"/>
          </w:tcPr>
          <w:p>
            <w:pPr>
              <w:pStyle w:val="83"/>
              <w:jc w:val="center"/>
              <w:rPr>
                <w:sz w:val="24"/>
                <w:szCs w:val="24"/>
              </w:rPr>
            </w:pPr>
            <w:r>
              <w:rPr>
                <w:rFonts w:hint="eastAsia"/>
                <w:sz w:val="24"/>
                <w:szCs w:val="24"/>
              </w:rPr>
              <w:t>S5</w:t>
            </w:r>
          </w:p>
        </w:tc>
        <w:tc>
          <w:tcPr>
            <w:tcW w:w="5139" w:type="dxa"/>
          </w:tcPr>
          <w:p>
            <w:pPr>
              <w:pStyle w:val="83"/>
              <w:jc w:val="center"/>
              <w:rPr>
                <w:sz w:val="24"/>
                <w:szCs w:val="24"/>
              </w:rPr>
            </w:pPr>
            <w:r>
              <w:rPr>
                <w:sz w:val="24"/>
                <w:szCs w:val="24"/>
              </w:rPr>
              <w:t>EBIC-S5750-01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S6</w:t>
            </w:r>
          </w:p>
        </w:tc>
        <w:tc>
          <w:tcPr>
            <w:tcW w:w="5139" w:type="dxa"/>
          </w:tcPr>
          <w:p>
            <w:pPr>
              <w:pStyle w:val="83"/>
              <w:jc w:val="center"/>
              <w:rPr>
                <w:sz w:val="24"/>
                <w:szCs w:val="24"/>
              </w:rPr>
            </w:pPr>
            <w:r>
              <w:rPr>
                <w:sz w:val="24"/>
                <w:szCs w:val="24"/>
              </w:rPr>
              <w:t>PEPS-S6000-</w:t>
            </w:r>
            <w:r>
              <w:rPr>
                <w:rFonts w:hint="eastAsia"/>
                <w:sz w:val="24"/>
                <w:szCs w:val="24"/>
              </w:rPr>
              <w:t>VSU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sz w:val="24"/>
                <w:szCs w:val="24"/>
              </w:rPr>
              <w:t>S7</w:t>
            </w:r>
          </w:p>
        </w:tc>
        <w:tc>
          <w:tcPr>
            <w:tcW w:w="5139" w:type="dxa"/>
          </w:tcPr>
          <w:p>
            <w:pPr>
              <w:pStyle w:val="83"/>
              <w:jc w:val="center"/>
              <w:rPr>
                <w:sz w:val="24"/>
                <w:szCs w:val="24"/>
              </w:rPr>
            </w:pPr>
            <w:r>
              <w:rPr>
                <w:sz w:val="24"/>
                <w:szCs w:val="24"/>
              </w:rPr>
              <w:t>PEPS-S6000-</w:t>
            </w:r>
            <w:r>
              <w:rPr>
                <w:rFonts w:hint="eastAsia"/>
                <w:sz w:val="24"/>
                <w:szCs w:val="24"/>
              </w:rPr>
              <w:t>VSU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R1</w:t>
            </w:r>
          </w:p>
        </w:tc>
        <w:tc>
          <w:tcPr>
            <w:tcW w:w="5139" w:type="dxa"/>
          </w:tcPr>
          <w:p>
            <w:pPr>
              <w:pStyle w:val="83"/>
              <w:jc w:val="center"/>
              <w:rPr>
                <w:sz w:val="24"/>
                <w:szCs w:val="24"/>
              </w:rPr>
            </w:pPr>
            <w:r>
              <w:rPr>
                <w:sz w:val="24"/>
                <w:szCs w:val="24"/>
              </w:rPr>
              <w:t>ISP-RSR20-01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2</w:t>
            </w:r>
          </w:p>
        </w:tc>
        <w:tc>
          <w:tcPr>
            <w:tcW w:w="5139" w:type="dxa"/>
          </w:tcPr>
          <w:p>
            <w:pPr>
              <w:pStyle w:val="83"/>
              <w:jc w:val="center"/>
              <w:rPr>
                <w:sz w:val="24"/>
                <w:szCs w:val="24"/>
              </w:rPr>
            </w:pPr>
            <w:r>
              <w:rPr>
                <w:sz w:val="24"/>
                <w:szCs w:val="24"/>
              </w:rPr>
              <w:t>ISP-RSR20-02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3</w:t>
            </w:r>
          </w:p>
        </w:tc>
        <w:tc>
          <w:tcPr>
            <w:tcW w:w="5139" w:type="dxa"/>
          </w:tcPr>
          <w:p>
            <w:pPr>
              <w:pStyle w:val="83"/>
              <w:jc w:val="center"/>
              <w:rPr>
                <w:sz w:val="24"/>
                <w:szCs w:val="24"/>
              </w:rPr>
            </w:pPr>
            <w:r>
              <w:rPr>
                <w:sz w:val="24"/>
                <w:szCs w:val="24"/>
              </w:rPr>
              <w:t>ISP-RSR20-03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AC1</w:t>
            </w:r>
          </w:p>
        </w:tc>
        <w:tc>
          <w:tcPr>
            <w:tcW w:w="5139" w:type="dxa"/>
          </w:tcPr>
          <w:p>
            <w:pPr>
              <w:pStyle w:val="83"/>
              <w:jc w:val="center"/>
              <w:rPr>
                <w:sz w:val="24"/>
                <w:szCs w:val="24"/>
              </w:rPr>
            </w:pPr>
            <w:r>
              <w:rPr>
                <w:sz w:val="24"/>
                <w:szCs w:val="24"/>
              </w:rPr>
              <w:t>EBIC-WS6008-01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AC2</w:t>
            </w:r>
          </w:p>
        </w:tc>
        <w:tc>
          <w:tcPr>
            <w:tcW w:w="5139" w:type="dxa"/>
          </w:tcPr>
          <w:p>
            <w:pPr>
              <w:pStyle w:val="83"/>
              <w:jc w:val="center"/>
              <w:rPr>
                <w:sz w:val="24"/>
                <w:szCs w:val="24"/>
              </w:rPr>
            </w:pPr>
            <w:r>
              <w:rPr>
                <w:sz w:val="24"/>
                <w:szCs w:val="24"/>
              </w:rPr>
              <w:t>EBIC-WS6008-02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EG1</w:t>
            </w:r>
          </w:p>
        </w:tc>
        <w:tc>
          <w:tcPr>
            <w:tcW w:w="5139" w:type="dxa"/>
          </w:tcPr>
          <w:p>
            <w:pPr>
              <w:pStyle w:val="83"/>
              <w:jc w:val="center"/>
              <w:rPr>
                <w:sz w:val="24"/>
                <w:szCs w:val="24"/>
              </w:rPr>
            </w:pPr>
            <w:r>
              <w:rPr>
                <w:sz w:val="24"/>
                <w:szCs w:val="24"/>
              </w:rPr>
              <w:t>EBIC-EG2000-01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EG2</w:t>
            </w:r>
          </w:p>
        </w:tc>
        <w:tc>
          <w:tcPr>
            <w:tcW w:w="5139" w:type="dxa"/>
          </w:tcPr>
          <w:p>
            <w:pPr>
              <w:pStyle w:val="83"/>
              <w:jc w:val="center"/>
              <w:rPr>
                <w:sz w:val="24"/>
                <w:szCs w:val="24"/>
              </w:rPr>
            </w:pPr>
            <w:r>
              <w:rPr>
                <w:sz w:val="24"/>
                <w:szCs w:val="24"/>
              </w:rPr>
              <w:t>PEPS-EG2000-01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AP1</w:t>
            </w:r>
          </w:p>
        </w:tc>
        <w:tc>
          <w:tcPr>
            <w:tcW w:w="5139" w:type="dxa"/>
          </w:tcPr>
          <w:p>
            <w:pPr>
              <w:pStyle w:val="83"/>
              <w:jc w:val="center"/>
              <w:rPr>
                <w:sz w:val="24"/>
                <w:szCs w:val="24"/>
              </w:rPr>
            </w:pPr>
            <w:r>
              <w:rPr>
                <w:sz w:val="24"/>
                <w:szCs w:val="24"/>
              </w:rPr>
              <w:t>EBIC-AP520-01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AP2</w:t>
            </w:r>
          </w:p>
        </w:tc>
        <w:tc>
          <w:tcPr>
            <w:tcW w:w="5139" w:type="dxa"/>
          </w:tcPr>
          <w:p>
            <w:pPr>
              <w:pStyle w:val="83"/>
              <w:jc w:val="center"/>
              <w:rPr>
                <w:sz w:val="24"/>
                <w:szCs w:val="24"/>
              </w:rPr>
            </w:pPr>
            <w:r>
              <w:rPr>
                <w:sz w:val="24"/>
                <w:szCs w:val="24"/>
              </w:rPr>
              <w:t>EBIC-AP520-02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AP3</w:t>
            </w:r>
          </w:p>
        </w:tc>
        <w:tc>
          <w:tcPr>
            <w:tcW w:w="5139" w:type="dxa"/>
          </w:tcPr>
          <w:p>
            <w:pPr>
              <w:pStyle w:val="83"/>
              <w:jc w:val="center"/>
              <w:rPr>
                <w:sz w:val="24"/>
                <w:szCs w:val="24"/>
              </w:rPr>
            </w:pPr>
            <w:r>
              <w:rPr>
                <w:sz w:val="24"/>
                <w:szCs w:val="24"/>
              </w:rPr>
              <w:t>EBIC-AP520-03</w:t>
            </w:r>
          </w:p>
        </w:tc>
      </w:tr>
    </w:tbl>
    <w:p>
      <w:pPr>
        <w:pStyle w:val="3"/>
        <w:ind w:firstLine="0" w:firstLineChars="0"/>
        <w:rPr>
          <w:sz w:val="28"/>
          <w:szCs w:val="28"/>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 xml:space="preserve">10 </w:t>
      </w:r>
      <w:r>
        <w:rPr>
          <w:rFonts w:hint="eastAsia" w:ascii="仿宋" w:hAnsi="仿宋" w:eastAsia="仿宋"/>
          <w:sz w:val="24"/>
          <w:szCs w:val="24"/>
          <w:lang w:val="it-IT"/>
        </w:rPr>
        <w:t>IPv4地址分配表</w:t>
      </w:r>
    </w:p>
    <w:tbl>
      <w:tblPr>
        <w:tblStyle w:val="36"/>
        <w:tblW w:w="8364" w:type="dxa"/>
        <w:tblInd w:w="108" w:type="dxa"/>
        <w:tblLayout w:type="fixed"/>
        <w:tblCellMar>
          <w:top w:w="0" w:type="dxa"/>
          <w:left w:w="108" w:type="dxa"/>
          <w:bottom w:w="0" w:type="dxa"/>
          <w:right w:w="108" w:type="dxa"/>
        </w:tblCellMar>
      </w:tblPr>
      <w:tblGrid>
        <w:gridCol w:w="816"/>
        <w:gridCol w:w="1534"/>
        <w:gridCol w:w="1416"/>
        <w:gridCol w:w="2403"/>
        <w:gridCol w:w="2195"/>
        <w:tblGridChange w:id="16">
          <w:tblGrid>
            <w:gridCol w:w="816"/>
            <w:gridCol w:w="1534"/>
            <w:gridCol w:w="1416"/>
            <w:gridCol w:w="2403"/>
            <w:gridCol w:w="2195"/>
          </w:tblGrid>
        </w:tblGridChange>
      </w:tblGrid>
      <w:tr>
        <w:tblPrEx>
          <w:tblCellMar>
            <w:top w:w="0" w:type="dxa"/>
            <w:left w:w="108" w:type="dxa"/>
            <w:bottom w:w="0" w:type="dxa"/>
            <w:right w:w="108" w:type="dxa"/>
          </w:tblCellMar>
        </w:tblPrEx>
        <w:trPr>
          <w:trHeight w:val="585" w:hRule="atLeast"/>
        </w:trPr>
        <w:tc>
          <w:tcPr>
            <w:tcW w:w="816"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设备</w:t>
            </w:r>
          </w:p>
        </w:tc>
        <w:tc>
          <w:tcPr>
            <w:tcW w:w="1534"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接口或VLAN</w:t>
            </w:r>
          </w:p>
        </w:tc>
        <w:tc>
          <w:tcPr>
            <w:tcW w:w="1416"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VLAN名称</w:t>
            </w:r>
          </w:p>
        </w:tc>
        <w:tc>
          <w:tcPr>
            <w:tcW w:w="2403"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二层或三层规划</w:t>
            </w:r>
          </w:p>
          <w:p>
            <w:pPr>
              <w:rPr>
                <w:rFonts w:cs="宋体"/>
                <w:b/>
                <w:color w:val="000000"/>
                <w:kern w:val="0"/>
                <w:sz w:val="24"/>
                <w:szCs w:val="24"/>
              </w:rPr>
            </w:pPr>
            <w:r>
              <w:rPr>
                <w:rFonts w:hint="eastAsia" w:cs="宋体"/>
                <w:b/>
                <w:bCs/>
                <w:color w:val="000000"/>
                <w:kern w:val="0"/>
                <w:sz w:val="24"/>
                <w:szCs w:val="24"/>
              </w:rPr>
              <w:t>(XX现场提供)</w:t>
            </w:r>
          </w:p>
        </w:tc>
        <w:tc>
          <w:tcPr>
            <w:tcW w:w="2195"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说明</w:t>
            </w: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Shuli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Gi0/1至G</w:t>
            </w:r>
            <w:r>
              <w:rPr>
                <w:rFonts w:cs="宋体"/>
                <w:color w:val="000000"/>
                <w:kern w:val="0"/>
                <w:sz w:val="24"/>
                <w:szCs w:val="24"/>
              </w:rPr>
              <w:t>i0/4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数理教研部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Wenshi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Gi0/5至G</w:t>
            </w:r>
            <w:r>
              <w:rPr>
                <w:rFonts w:cs="宋体"/>
                <w:color w:val="000000"/>
                <w:kern w:val="0"/>
                <w:sz w:val="24"/>
                <w:szCs w:val="24"/>
              </w:rPr>
              <w:t>i0/8</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文史教研部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Waiyu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Gi0/9至G</w:t>
            </w:r>
            <w:r>
              <w:rPr>
                <w:rFonts w:cs="宋体"/>
                <w:color w:val="000000"/>
                <w:kern w:val="0"/>
                <w:sz w:val="24"/>
                <w:szCs w:val="24"/>
              </w:rPr>
              <w:t>i0/12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外语教研部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w:t>
            </w:r>
            <w:r>
              <w:rPr>
                <w:rFonts w:cs="宋体"/>
                <w:color w:val="000000"/>
                <w:kern w:val="0"/>
                <w:sz w:val="24"/>
                <w:szCs w:val="24"/>
              </w:rPr>
              <w:t>XX</w:t>
            </w:r>
            <w:r>
              <w:rPr>
                <w:rFonts w:hint="eastAsia" w:cs="宋体"/>
                <w:color w:val="000000"/>
                <w:kern w:val="0"/>
                <w:sz w:val="24"/>
                <w:szCs w:val="24"/>
              </w:rPr>
              <w:t>.100.1/24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Shuli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Gi0/1至G</w:t>
            </w:r>
            <w:r>
              <w:rPr>
                <w:rFonts w:cs="宋体"/>
                <w:color w:val="000000"/>
                <w:kern w:val="0"/>
                <w:sz w:val="24"/>
                <w:szCs w:val="24"/>
              </w:rPr>
              <w:t>i0/4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数理教研部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Wenshi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Gi0/5至G</w:t>
            </w:r>
            <w:r>
              <w:rPr>
                <w:rFonts w:cs="宋体"/>
                <w:color w:val="000000"/>
                <w:kern w:val="0"/>
                <w:sz w:val="24"/>
                <w:szCs w:val="24"/>
              </w:rPr>
              <w:t>i0/8</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文史教研部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Waiyu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Gi0/9至G</w:t>
            </w:r>
            <w:r>
              <w:rPr>
                <w:rFonts w:cs="宋体"/>
                <w:color w:val="000000"/>
                <w:kern w:val="0"/>
                <w:sz w:val="24"/>
                <w:szCs w:val="24"/>
              </w:rPr>
              <w:t>i0/12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外语教研部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w:t>
            </w:r>
            <w:r>
              <w:rPr>
                <w:rFonts w:cs="宋体"/>
                <w:color w:val="000000"/>
                <w:kern w:val="0"/>
                <w:sz w:val="24"/>
                <w:szCs w:val="24"/>
              </w:rPr>
              <w:t>XX</w:t>
            </w:r>
            <w:r>
              <w:rPr>
                <w:rFonts w:hint="eastAsia" w:cs="宋体"/>
                <w:color w:val="000000"/>
                <w:kern w:val="0"/>
                <w:sz w:val="24"/>
                <w:szCs w:val="24"/>
              </w:rPr>
              <w:t>.100.2/24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3</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Shuli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192.XX.10.25</w:t>
            </w:r>
            <w:r>
              <w:rPr>
                <w:rFonts w:cs="宋体"/>
                <w:color w:val="000000"/>
                <w:kern w:val="0"/>
                <w:sz w:val="24"/>
                <w:szCs w:val="24"/>
              </w:rPr>
              <w:t>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数理教研部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Wenshi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192.XX.20.25</w:t>
            </w:r>
            <w:r>
              <w:rPr>
                <w:rFonts w:cs="宋体"/>
                <w:color w:val="000000"/>
                <w:kern w:val="0"/>
                <w:sz w:val="24"/>
                <w:szCs w:val="24"/>
              </w:rPr>
              <w:t>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文史教研部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Waiyu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192.XX.30.25</w:t>
            </w:r>
            <w:r>
              <w:rPr>
                <w:rFonts w:cs="宋体"/>
                <w:color w:val="000000"/>
                <w:kern w:val="0"/>
                <w:sz w:val="24"/>
                <w:szCs w:val="24"/>
              </w:rPr>
              <w:t>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外语教研部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w:t>
            </w:r>
            <w:r>
              <w:rPr>
                <w:rFonts w:cs="宋体"/>
                <w:color w:val="000000"/>
                <w:kern w:val="0"/>
                <w:sz w:val="24"/>
                <w:szCs w:val="24"/>
              </w:rPr>
              <w:t>52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3</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4</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Shuli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数理教研部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Wenshi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192.XX.20.25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文史教研部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Waiyu</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192.XX.30.25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外语教研部</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192.XX.100.25</w:t>
            </w:r>
            <w:r>
              <w:rPr>
                <w:rFonts w:cs="宋体"/>
                <w:color w:val="000000"/>
                <w:kern w:val="0"/>
                <w:sz w:val="24"/>
                <w:szCs w:val="24"/>
              </w:rPr>
              <w:t>3</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AG1</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0.1.0.5/30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4</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6/S7</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i1/0/1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Change w:id="17" w:author=" " w:date="2020-09-22T17:47:06Z">
            <w:tblPrEx>
              <w:tblCellMar>
                <w:top w:w="0" w:type="dxa"/>
                <w:left w:w="108" w:type="dxa"/>
                <w:bottom w:w="0" w:type="dxa"/>
                <w:right w:w="108" w:type="dxa"/>
              </w:tblCellMar>
            </w:tblPrEx>
          </w:tblPrExChange>
        </w:tblPrEx>
        <w:trPr>
          <w:trHeight w:val="90" w:hRule="atLeast"/>
          <w:trPrChange w:id="17" w:author=" " w:date="2020-09-22T17:47:06Z">
            <w:trPr>
              <w:trHeight w:val="300" w:hRule="atLeast"/>
            </w:trPr>
          </w:trPrChange>
        </w:trPr>
        <w:tc>
          <w:tcPr>
            <w:tcW w:w="816" w:type="dxa"/>
            <w:vMerge w:val="continue"/>
            <w:tcBorders>
              <w:left w:val="single" w:color="auto" w:sz="8" w:space="0"/>
              <w:right w:val="single" w:color="auto" w:sz="8" w:space="0"/>
            </w:tcBorders>
            <w:vAlign w:val="center"/>
            <w:tcPrChange w:id="18" w:author=" " w:date="2020-09-22T17:47:06Z">
              <w:tcPr>
                <w:tcW w:w="816" w:type="dxa"/>
                <w:vMerge w:val="continue"/>
                <w:tcBorders>
                  <w:left w:val="single" w:color="auto" w:sz="8" w:space="0"/>
                  <w:right w:val="single" w:color="auto" w:sz="8" w:space="0"/>
                </w:tcBorders>
                <w:vAlign w:val="center"/>
              </w:tcPr>
            </w:tcPrChange>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Change w:id="19" w:author=" " w:date="2020-09-22T17:47:06Z">
              <w:tcPr>
                <w:tcW w:w="1534" w:type="dxa"/>
                <w:tcBorders>
                  <w:top w:val="nil"/>
                  <w:left w:val="nil"/>
                  <w:bottom w:val="single" w:color="auto" w:sz="8" w:space="0"/>
                  <w:right w:val="single" w:color="auto" w:sz="8" w:space="0"/>
                </w:tcBorders>
                <w:shd w:val="clear" w:color="auto" w:fill="auto"/>
                <w:vAlign w:val="center"/>
              </w:tcPr>
            </w:tcPrChange>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i2/0/1</w:t>
            </w:r>
          </w:p>
        </w:tc>
        <w:tc>
          <w:tcPr>
            <w:tcW w:w="1416" w:type="dxa"/>
            <w:tcBorders>
              <w:top w:val="nil"/>
              <w:left w:val="nil"/>
              <w:bottom w:val="single" w:color="auto" w:sz="8" w:space="0"/>
              <w:right w:val="single" w:color="auto" w:sz="8" w:space="0"/>
            </w:tcBorders>
            <w:shd w:val="clear" w:color="auto" w:fill="auto"/>
            <w:vAlign w:val="center"/>
            <w:tcPrChange w:id="20" w:author=" " w:date="2020-09-22T17:47:06Z">
              <w:tcPr>
                <w:tcW w:w="1416" w:type="dxa"/>
                <w:tcBorders>
                  <w:top w:val="nil"/>
                  <w:left w:val="nil"/>
                  <w:bottom w:val="single" w:color="auto" w:sz="8" w:space="0"/>
                  <w:right w:val="single" w:color="auto" w:sz="8" w:space="0"/>
                </w:tcBorders>
                <w:shd w:val="clear" w:color="auto" w:fill="auto"/>
                <w:vAlign w:val="center"/>
              </w:tcPr>
            </w:tcPrChange>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Change w:id="21" w:author=" " w:date="2020-09-22T17:47:06Z">
              <w:tcPr>
                <w:tcW w:w="2403" w:type="dxa"/>
                <w:tcBorders>
                  <w:top w:val="nil"/>
                  <w:left w:val="nil"/>
                  <w:bottom w:val="single" w:color="auto" w:sz="8" w:space="0"/>
                  <w:right w:val="single" w:color="auto" w:sz="8" w:space="0"/>
                </w:tcBorders>
                <w:shd w:val="clear" w:color="auto" w:fill="auto"/>
                <w:vAlign w:val="center"/>
              </w:tcPr>
            </w:tcPrChange>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0.1.0.6/30</w:t>
            </w:r>
          </w:p>
        </w:tc>
        <w:tc>
          <w:tcPr>
            <w:tcW w:w="2195" w:type="dxa"/>
            <w:tcBorders>
              <w:top w:val="nil"/>
              <w:left w:val="nil"/>
              <w:bottom w:val="single" w:color="auto" w:sz="8" w:space="0"/>
              <w:right w:val="single" w:color="auto" w:sz="8" w:space="0"/>
            </w:tcBorders>
            <w:shd w:val="clear" w:color="auto" w:fill="auto"/>
            <w:vAlign w:val="center"/>
            <w:tcPrChange w:id="22" w:author=" " w:date="2020-09-22T17:47:06Z">
              <w:tcPr>
                <w:tcW w:w="2195" w:type="dxa"/>
                <w:tcBorders>
                  <w:top w:val="nil"/>
                  <w:left w:val="nil"/>
                  <w:bottom w:val="single" w:color="auto" w:sz="8" w:space="0"/>
                  <w:right w:val="single" w:color="auto" w:sz="8" w:space="0"/>
                </w:tcBorders>
                <w:shd w:val="clear" w:color="auto" w:fill="auto"/>
                <w:vAlign w:val="center"/>
              </w:tcPr>
            </w:tcPrChange>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i1/0/2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0.1.0.9/30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i2/0/11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w:t>
            </w:r>
            <w:r>
              <w:rPr>
                <w:rFonts w:cs="宋体"/>
                <w:color w:val="000000"/>
                <w:kern w:val="0"/>
                <w:sz w:val="24"/>
                <w:szCs w:val="24"/>
              </w:rPr>
              <w:t>loud</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93.XX.0.1/30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67</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cs="宋体"/>
                <w:color w:val="000000"/>
                <w:kern w:val="0"/>
                <w:sz w:val="24"/>
                <w:szCs w:val="24"/>
              </w:rPr>
              <w:t>EG1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0.1.0.18/30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0.1.0.1/29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Gi0/3</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0.1.0.1/29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40.1.0.1/29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11</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E</w:t>
            </w:r>
            <w:r>
              <w:rPr>
                <w:rFonts w:cs="宋体"/>
                <w:color w:val="000000"/>
                <w:kern w:val="0"/>
                <w:sz w:val="24"/>
                <w:szCs w:val="24"/>
              </w:rPr>
              <w:t>G2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0.1.0.10/30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0.1.0.14/30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0.1.0.9/29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Gi0/3</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0.1.0.9/29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40.1.0.9/29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12</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156"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5</w:t>
            </w:r>
          </w:p>
        </w:tc>
        <w:tc>
          <w:tcPr>
            <w:tcW w:w="1534"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416" w:type="dxa"/>
            <w:vMerge w:val="restart"/>
            <w:tcBorders>
              <w:top w:val="nil"/>
              <w:left w:val="nil"/>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AP</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w:t>
            </w:r>
            <w:r>
              <w:rPr>
                <w:rFonts w:cs="宋体"/>
                <w:color w:val="000000"/>
                <w:kern w:val="0"/>
                <w:sz w:val="24"/>
                <w:szCs w:val="24"/>
              </w:rPr>
              <w:t>254</w:t>
            </w:r>
            <w:r>
              <w:rPr>
                <w:rFonts w:hint="eastAsia" w:cs="宋体"/>
                <w:color w:val="000000"/>
                <w:kern w:val="0"/>
                <w:sz w:val="24"/>
                <w:szCs w:val="24"/>
              </w:rPr>
              <w:t>/24</w:t>
            </w:r>
          </w:p>
        </w:tc>
        <w:tc>
          <w:tcPr>
            <w:tcW w:w="2195" w:type="dxa"/>
            <w:vMerge w:val="restart"/>
            <w:tcBorders>
              <w:top w:val="nil"/>
              <w:left w:val="nil"/>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156"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1416"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r>
              <w:rPr>
                <w:rFonts w:hint="eastAsia" w:cs="宋体"/>
                <w:color w:val="000000"/>
                <w:kern w:val="0"/>
                <w:sz w:val="24"/>
                <w:szCs w:val="24"/>
              </w:rPr>
              <w:t>至</w:t>
            </w:r>
            <w:r>
              <w:rPr>
                <w:rFonts w:cs="宋体"/>
                <w:color w:val="000000"/>
                <w:kern w:val="0"/>
                <w:sz w:val="24"/>
                <w:szCs w:val="24"/>
              </w:rPr>
              <w:t>Gi10</w:t>
            </w:r>
          </w:p>
        </w:tc>
        <w:tc>
          <w:tcPr>
            <w:tcW w:w="2195" w:type="dxa"/>
            <w:vMerge w:val="continue"/>
            <w:tcBorders>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Waiyu_Wifi</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.XX.20.25</w:t>
            </w:r>
            <w:r>
              <w:rPr>
                <w:rFonts w:cs="宋体"/>
                <w:color w:val="000000"/>
                <w:kern w:val="0"/>
                <w:sz w:val="24"/>
                <w:szCs w:val="24"/>
              </w:rPr>
              <w:t>4</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416"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Shuli_Wifi</w:t>
            </w:r>
          </w:p>
        </w:tc>
        <w:tc>
          <w:tcPr>
            <w:tcW w:w="2403"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.XX.30.25</w:t>
            </w:r>
            <w:r>
              <w:rPr>
                <w:rFonts w:cs="宋体"/>
                <w:color w:val="000000"/>
                <w:kern w:val="0"/>
                <w:sz w:val="24"/>
                <w:szCs w:val="24"/>
              </w:rPr>
              <w:t>4</w:t>
            </w:r>
            <w:r>
              <w:rPr>
                <w:rFonts w:hint="eastAsia" w:cs="宋体"/>
                <w:color w:val="000000"/>
                <w:kern w:val="0"/>
                <w:sz w:val="24"/>
                <w:szCs w:val="24"/>
              </w:rPr>
              <w:t>/24</w:t>
            </w:r>
          </w:p>
        </w:tc>
        <w:tc>
          <w:tcPr>
            <w:tcW w:w="2195"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170" w:hRule="atLeast"/>
        </w:trPr>
        <w:tc>
          <w:tcPr>
            <w:tcW w:w="816" w:type="dxa"/>
            <w:vMerge w:val="continue"/>
            <w:tcBorders>
              <w:left w:val="single" w:color="auto" w:sz="8" w:space="0"/>
              <w:right w:val="single" w:color="auto" w:sz="4" w:space="0"/>
            </w:tcBorders>
            <w:vAlign w:val="center"/>
          </w:tcPr>
          <w:p>
            <w:pPr>
              <w:jc w:val="center"/>
              <w:rPr>
                <w:rFonts w:cs="宋体"/>
                <w:color w:val="000000"/>
                <w:kern w:val="0"/>
                <w:sz w:val="24"/>
                <w:szCs w:val="24"/>
              </w:rPr>
            </w:pPr>
          </w:p>
        </w:tc>
        <w:tc>
          <w:tcPr>
            <w:tcW w:w="153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.XX.100.2</w:t>
            </w:r>
            <w:r>
              <w:rPr>
                <w:rFonts w:cs="宋体"/>
                <w:color w:val="000000"/>
                <w:kern w:val="0"/>
                <w:sz w:val="24"/>
                <w:szCs w:val="24"/>
              </w:rPr>
              <w:t>54</w:t>
            </w:r>
            <w:r>
              <w:rPr>
                <w:rFonts w:hint="eastAsia" w:cs="宋体"/>
                <w:color w:val="000000"/>
                <w:kern w:val="0"/>
                <w:sz w:val="24"/>
                <w:szCs w:val="24"/>
              </w:rPr>
              <w:t>/24</w:t>
            </w:r>
          </w:p>
        </w:tc>
        <w:tc>
          <w:tcPr>
            <w:tcW w:w="2195"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4" w:space="0"/>
            </w:tcBorders>
            <w:vAlign w:val="center"/>
          </w:tcPr>
          <w:p>
            <w:pPr>
              <w:jc w:val="center"/>
              <w:rPr>
                <w:rFonts w:cs="宋体"/>
                <w:color w:val="000000"/>
                <w:kern w:val="0"/>
                <w:sz w:val="24"/>
                <w:szCs w:val="24"/>
              </w:rPr>
            </w:pPr>
          </w:p>
        </w:tc>
        <w:tc>
          <w:tcPr>
            <w:tcW w:w="153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i0/24</w:t>
            </w:r>
          </w:p>
        </w:tc>
        <w:tc>
          <w:tcPr>
            <w:tcW w:w="141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c>
          <w:tcPr>
            <w:tcW w:w="2403"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0.1.0.17/30</w:t>
            </w:r>
          </w:p>
        </w:tc>
        <w:tc>
          <w:tcPr>
            <w:tcW w:w="2195"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5</w:t>
            </w:r>
            <w:r>
              <w:rPr>
                <w:rFonts w:hint="eastAsia" w:cs="宋体"/>
                <w:color w:val="000000"/>
                <w:kern w:val="0"/>
                <w:sz w:val="24"/>
                <w:szCs w:val="24"/>
              </w:rPr>
              <w:t>/32</w:t>
            </w:r>
          </w:p>
        </w:tc>
        <w:tc>
          <w:tcPr>
            <w:tcW w:w="2195" w:type="dxa"/>
            <w:tcBorders>
              <w:top w:val="single" w:color="auto" w:sz="4" w:space="0"/>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C1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.XX.100.2</w:t>
            </w:r>
            <w:r>
              <w:rPr>
                <w:rFonts w:cs="宋体"/>
                <w:color w:val="000000"/>
                <w:kern w:val="0"/>
                <w:sz w:val="24"/>
                <w:szCs w:val="24"/>
              </w:rPr>
              <w:t>51</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204</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C2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4</w:t>
            </w:r>
            <w:r>
              <w:rPr>
                <w:rFonts w:hint="eastAsia" w:cs="宋体"/>
                <w:color w:val="000000"/>
                <w:kern w:val="0"/>
                <w:sz w:val="24"/>
                <w:szCs w:val="24"/>
              </w:rPr>
              <w:t>.XX.100.2</w:t>
            </w:r>
            <w:r>
              <w:rPr>
                <w:rFonts w:cs="宋体"/>
                <w:color w:val="000000"/>
                <w:kern w:val="0"/>
                <w:sz w:val="24"/>
                <w:szCs w:val="24"/>
              </w:rPr>
              <w:t>52</w:t>
            </w:r>
            <w:r>
              <w:rPr>
                <w:rFonts w:hint="eastAsia" w:cs="宋体"/>
                <w:color w:val="000000"/>
                <w:kern w:val="0"/>
                <w:sz w:val="24"/>
                <w:szCs w:val="24"/>
              </w:rPr>
              <w:t>/24</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205</w:t>
            </w:r>
            <w:r>
              <w:rPr>
                <w:rFonts w:hint="eastAsia" w:cs="宋体"/>
                <w:color w:val="000000"/>
                <w:kern w:val="0"/>
                <w:sz w:val="24"/>
                <w:szCs w:val="24"/>
              </w:rPr>
              <w:t>/32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1</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0.1.0.6/29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0.1.0.14/29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12.1.0.1/30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Loopback0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1.1.0.1/32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2</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0.1.0.6/29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0.1.0.14/29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Se2/0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12.1.0.2/30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3.1.0.1/30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Loopback0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1.1.0.2/32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3</w:t>
            </w: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40.1.0.6/29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40.1.0.14/29</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3.1.0.2/30</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53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Loopback0</w:t>
            </w:r>
          </w:p>
        </w:tc>
        <w:tc>
          <w:tcPr>
            <w:tcW w:w="1416"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403"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1.1.0.3/32</w:t>
            </w:r>
          </w:p>
        </w:tc>
        <w:tc>
          <w:tcPr>
            <w:tcW w:w="219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PC机</w:t>
            </w:r>
          </w:p>
        </w:tc>
        <w:tc>
          <w:tcPr>
            <w:tcW w:w="1534" w:type="dxa"/>
            <w:tcBorders>
              <w:top w:val="nil"/>
              <w:left w:val="nil"/>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PC1</w:t>
            </w:r>
          </w:p>
        </w:tc>
        <w:tc>
          <w:tcPr>
            <w:tcW w:w="1416" w:type="dxa"/>
            <w:tcBorders>
              <w:top w:val="nil"/>
              <w:left w:val="nil"/>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nil"/>
              <w:left w:val="nil"/>
              <w:bottom w:val="single" w:color="000000"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N/A</w:t>
            </w:r>
          </w:p>
        </w:tc>
        <w:tc>
          <w:tcPr>
            <w:tcW w:w="2195" w:type="dxa"/>
            <w:vMerge w:val="restart"/>
            <w:tcBorders>
              <w:top w:val="nil"/>
              <w:left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根据需求灵活调整终端位置及网段</w:t>
            </w: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right w:val="single" w:color="000000" w:sz="8" w:space="0"/>
            </w:tcBorders>
            <w:vAlign w:val="center"/>
          </w:tcPr>
          <w:p>
            <w:pPr>
              <w:rPr>
                <w:rFonts w:cs="宋体"/>
                <w:color w:val="000000"/>
                <w:kern w:val="0"/>
                <w:sz w:val="24"/>
                <w:szCs w:val="24"/>
              </w:rPr>
            </w:pPr>
          </w:p>
        </w:tc>
        <w:tc>
          <w:tcPr>
            <w:tcW w:w="1534"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PC2</w:t>
            </w:r>
          </w:p>
        </w:tc>
        <w:tc>
          <w:tcPr>
            <w:tcW w:w="1416" w:type="dxa"/>
            <w:tcBorders>
              <w:top w:val="single" w:color="000000" w:sz="8" w:space="0"/>
              <w:left w:val="single" w:color="000000" w:sz="8" w:space="0"/>
              <w:bottom w:val="single" w:color="000000" w:sz="8" w:space="0"/>
              <w:right w:val="single" w:color="000000"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403"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195" w:type="dxa"/>
            <w:vMerge w:val="continue"/>
            <w:tcBorders>
              <w:left w:val="single" w:color="000000" w:sz="8" w:space="0"/>
              <w:right w:val="single" w:color="auto" w:sz="8" w:space="0"/>
            </w:tcBorders>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16" w:type="dxa"/>
            <w:vMerge w:val="continue"/>
            <w:tcBorders>
              <w:left w:val="single" w:color="auto" w:sz="8" w:space="0"/>
              <w:bottom w:val="single" w:color="000000" w:sz="8" w:space="0"/>
              <w:right w:val="single" w:color="000000" w:sz="8" w:space="0"/>
            </w:tcBorders>
            <w:vAlign w:val="center"/>
          </w:tcPr>
          <w:p>
            <w:pPr>
              <w:rPr>
                <w:rFonts w:cs="宋体"/>
                <w:color w:val="000000"/>
                <w:kern w:val="0"/>
                <w:sz w:val="24"/>
                <w:szCs w:val="24"/>
              </w:rPr>
            </w:pPr>
          </w:p>
        </w:tc>
        <w:tc>
          <w:tcPr>
            <w:tcW w:w="1534"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PC3</w:t>
            </w:r>
          </w:p>
        </w:tc>
        <w:tc>
          <w:tcPr>
            <w:tcW w:w="1416" w:type="dxa"/>
            <w:tcBorders>
              <w:top w:val="single" w:color="000000" w:sz="8" w:space="0"/>
              <w:left w:val="single" w:color="000000" w:sz="8" w:space="0"/>
              <w:bottom w:val="single" w:color="000000" w:sz="8" w:space="0"/>
              <w:right w:val="single" w:color="000000" w:sz="8" w:space="0"/>
            </w:tcBorders>
            <w:shd w:val="clear" w:color="auto" w:fill="auto"/>
            <w:vAlign w:val="center"/>
          </w:tcPr>
          <w:p>
            <w:pPr>
              <w:rPr>
                <w:rFonts w:cs="宋体"/>
                <w:color w:val="000000"/>
                <w:kern w:val="0"/>
                <w:sz w:val="24"/>
                <w:szCs w:val="24"/>
              </w:rPr>
            </w:pPr>
          </w:p>
        </w:tc>
        <w:tc>
          <w:tcPr>
            <w:tcW w:w="2403" w:type="dxa"/>
            <w:tcBorders>
              <w:top w:val="single" w:color="000000" w:sz="8" w:space="0"/>
              <w:left w:val="single" w:color="000000" w:sz="8" w:space="0"/>
              <w:bottom w:val="single" w:color="000000" w:sz="8" w:space="0"/>
              <w:right w:val="single" w:color="000000" w:sz="8"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195" w:type="dxa"/>
            <w:vMerge w:val="continue"/>
            <w:tcBorders>
              <w:left w:val="single" w:color="000000" w:sz="8" w:space="0"/>
              <w:bottom w:val="single" w:color="000000" w:sz="8" w:space="0"/>
              <w:right w:val="single" w:color="auto" w:sz="8" w:space="0"/>
            </w:tcBorders>
            <w:vAlign w:val="center"/>
          </w:tcPr>
          <w:p>
            <w:pPr>
              <w:rPr>
                <w:rFonts w:cs="宋体"/>
                <w:color w:val="000000"/>
                <w:kern w:val="0"/>
                <w:sz w:val="24"/>
                <w:szCs w:val="24"/>
              </w:rPr>
            </w:pPr>
          </w:p>
        </w:tc>
      </w:tr>
    </w:tbl>
    <w:p>
      <w:pPr>
        <w:pStyle w:val="3"/>
        <w:ind w:firstLine="0" w:firstLineChars="0"/>
        <w:rPr>
          <w:lang w:val="it-IT"/>
        </w:rPr>
      </w:pPr>
    </w:p>
    <w:p>
      <w:pPr>
        <w:pStyle w:val="4"/>
      </w:pPr>
      <w:r>
        <w:rPr>
          <w:rFonts w:hint="eastAsia"/>
        </w:rPr>
        <w:t>模块二：设备基础信息配置与验证</w:t>
      </w:r>
    </w:p>
    <w:p>
      <w:pPr>
        <w:pStyle w:val="66"/>
        <w:numPr>
          <w:ilvl w:val="0"/>
          <w:numId w:val="15"/>
        </w:numPr>
        <w:adjustRightInd w:val="0"/>
        <w:snapToGrid w:val="0"/>
        <w:spacing w:line="480" w:lineRule="exact"/>
        <w:ind w:firstLineChars="0"/>
        <w:rPr>
          <w:b/>
          <w:sz w:val="28"/>
          <w:szCs w:val="28"/>
        </w:rPr>
      </w:pPr>
      <w:r>
        <w:rPr>
          <w:rFonts w:hint="eastAsia"/>
          <w:b/>
          <w:sz w:val="28"/>
          <w:szCs w:val="28"/>
        </w:rPr>
        <w:t>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16"/>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16"/>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66"/>
        <w:numPr>
          <w:ilvl w:val="0"/>
          <w:numId w:val="15"/>
        </w:numPr>
        <w:adjustRightInd w:val="0"/>
        <w:snapToGrid w:val="0"/>
        <w:spacing w:line="480" w:lineRule="exact"/>
        <w:ind w:firstLineChars="0"/>
        <w:rPr>
          <w:b/>
          <w:sz w:val="28"/>
          <w:szCs w:val="28"/>
        </w:rPr>
      </w:pPr>
      <w:r>
        <w:rPr>
          <w:rFonts w:hint="eastAsia"/>
          <w:b/>
          <w:sz w:val="28"/>
          <w:szCs w:val="28"/>
        </w:rPr>
        <w:t>密码恢复</w:t>
      </w:r>
      <w:r>
        <w:rPr>
          <w:b/>
          <w:sz w:val="28"/>
          <w:szCs w:val="28"/>
        </w:rPr>
        <w:t>和软件版本</w:t>
      </w:r>
      <w:r>
        <w:rPr>
          <w:rFonts w:hint="eastAsia"/>
          <w:b/>
          <w:sz w:val="28"/>
          <w:szCs w:val="28"/>
        </w:rPr>
        <w:t>统一</w:t>
      </w:r>
    </w:p>
    <w:p>
      <w:pPr>
        <w:pStyle w:val="57"/>
        <w:numPr>
          <w:ilvl w:val="0"/>
          <w:numId w:val="16"/>
        </w:numPr>
        <w:tabs>
          <w:tab w:val="clear" w:pos="980"/>
        </w:tabs>
        <w:spacing w:line="480" w:lineRule="exact"/>
        <w:rPr>
          <w:sz w:val="28"/>
          <w:szCs w:val="28"/>
        </w:rPr>
      </w:pPr>
      <w:r>
        <w:rPr>
          <w:rFonts w:hint="eastAsia"/>
          <w:sz w:val="28"/>
          <w:szCs w:val="28"/>
        </w:rPr>
        <w:t>将</w:t>
      </w:r>
      <w:r>
        <w:rPr>
          <w:sz w:val="28"/>
          <w:szCs w:val="28"/>
        </w:rPr>
        <w:t>交换机</w:t>
      </w:r>
      <w:r>
        <w:rPr>
          <w:rFonts w:hint="eastAsia"/>
          <w:sz w:val="28"/>
          <w:szCs w:val="28"/>
        </w:rPr>
        <w:t>S</w:t>
      </w:r>
      <w:r>
        <w:rPr>
          <w:sz w:val="28"/>
          <w:szCs w:val="28"/>
        </w:rPr>
        <w:t>7</w:t>
      </w:r>
      <w:r>
        <w:rPr>
          <w:rFonts w:hint="eastAsia"/>
          <w:sz w:val="28"/>
          <w:szCs w:val="28"/>
        </w:rPr>
        <w:t>做密码恢复</w:t>
      </w:r>
      <w:r>
        <w:rPr>
          <w:sz w:val="28"/>
          <w:szCs w:val="28"/>
        </w:rPr>
        <w:t>，</w:t>
      </w:r>
      <w:r>
        <w:rPr>
          <w:rFonts w:hint="eastAsia"/>
          <w:sz w:val="28"/>
          <w:szCs w:val="28"/>
        </w:rPr>
        <w:t>新的</w:t>
      </w:r>
      <w:r>
        <w:rPr>
          <w:sz w:val="28"/>
          <w:szCs w:val="28"/>
        </w:rPr>
        <w:t>密码设置为</w:t>
      </w:r>
      <w:r>
        <w:rPr>
          <w:rFonts w:hint="eastAsia"/>
          <w:sz w:val="28"/>
          <w:szCs w:val="28"/>
          <w:highlight w:val="yellow"/>
        </w:rPr>
        <w:t>admin</w:t>
      </w:r>
      <w:r>
        <w:rPr>
          <w:rFonts w:hint="eastAsia"/>
          <w:sz w:val="28"/>
          <w:szCs w:val="28"/>
        </w:rPr>
        <w:t>；</w:t>
      </w:r>
    </w:p>
    <w:p>
      <w:pPr>
        <w:pStyle w:val="57"/>
        <w:numPr>
          <w:ilvl w:val="0"/>
          <w:numId w:val="16"/>
        </w:numPr>
        <w:tabs>
          <w:tab w:val="clear" w:pos="980"/>
        </w:tabs>
        <w:spacing w:line="480" w:lineRule="exact"/>
        <w:rPr>
          <w:sz w:val="28"/>
          <w:szCs w:val="28"/>
        </w:rPr>
      </w:pPr>
      <w:r>
        <w:rPr>
          <w:sz w:val="28"/>
          <w:szCs w:val="28"/>
        </w:rPr>
        <w:t>交换机S6</w:t>
      </w:r>
      <w:r>
        <w:rPr>
          <w:rFonts w:hint="eastAsia"/>
          <w:sz w:val="28"/>
          <w:szCs w:val="28"/>
        </w:rPr>
        <w:t>、S7进行版本更新，更新版本至</w:t>
      </w:r>
      <w:r>
        <w:rPr>
          <w:sz w:val="28"/>
          <w:szCs w:val="28"/>
          <w:highlight w:val="yellow"/>
        </w:rPr>
        <w:t xml:space="preserve">RGOS </w:t>
      </w:r>
      <w:r>
        <w:rPr>
          <w:rFonts w:hint="eastAsia"/>
          <w:sz w:val="28"/>
          <w:szCs w:val="28"/>
          <w:highlight w:val="yellow"/>
        </w:rPr>
        <w:t>11.4（1）B12P8</w:t>
      </w:r>
      <w:r>
        <w:rPr>
          <w:sz w:val="28"/>
          <w:szCs w:val="28"/>
        </w:rPr>
        <w:t>;</w:t>
      </w:r>
    </w:p>
    <w:p>
      <w:pPr>
        <w:pStyle w:val="57"/>
        <w:numPr>
          <w:ilvl w:val="0"/>
          <w:numId w:val="16"/>
        </w:numPr>
        <w:tabs>
          <w:tab w:val="clear" w:pos="980"/>
        </w:tabs>
        <w:spacing w:line="480" w:lineRule="exact"/>
        <w:rPr>
          <w:sz w:val="28"/>
          <w:szCs w:val="28"/>
        </w:rPr>
      </w:pPr>
      <w:r>
        <w:rPr>
          <w:rFonts w:hint="eastAsia"/>
          <w:sz w:val="28"/>
          <w:szCs w:val="28"/>
        </w:rPr>
        <w:t>教育局信息中心</w:t>
      </w:r>
      <w:r>
        <w:rPr>
          <w:sz w:val="28"/>
          <w:szCs w:val="28"/>
        </w:rPr>
        <w:t>AP1</w:t>
      </w:r>
      <w:r>
        <w:rPr>
          <w:rFonts w:hint="eastAsia"/>
          <w:sz w:val="28"/>
          <w:szCs w:val="28"/>
        </w:rPr>
        <w:t>进行版本更新，更新版本至</w:t>
      </w:r>
      <w:r>
        <w:rPr>
          <w:sz w:val="28"/>
          <w:szCs w:val="28"/>
          <w:highlight w:val="yellow"/>
        </w:rPr>
        <w:t>RGOS11.1(5)B9P11</w:t>
      </w:r>
      <w:r>
        <w:rPr>
          <w:rFonts w:hint="eastAsia"/>
          <w:sz w:val="28"/>
          <w:szCs w:val="28"/>
        </w:rPr>
        <w:t>。</w:t>
      </w:r>
    </w:p>
    <w:p>
      <w:pPr>
        <w:pStyle w:val="66"/>
        <w:numPr>
          <w:ilvl w:val="0"/>
          <w:numId w:val="15"/>
        </w:numPr>
        <w:adjustRightInd w:val="0"/>
        <w:snapToGrid w:val="0"/>
        <w:spacing w:line="480" w:lineRule="exact"/>
        <w:ind w:firstLineChars="0"/>
        <w:rPr>
          <w:b/>
          <w:sz w:val="28"/>
          <w:szCs w:val="28"/>
        </w:rPr>
      </w:pPr>
      <w:r>
        <w:rPr>
          <w:rFonts w:hint="eastAsia"/>
          <w:b/>
          <w:sz w:val="28"/>
          <w:szCs w:val="28"/>
        </w:rPr>
        <w:t>网络设备安全技术</w:t>
      </w:r>
    </w:p>
    <w:p>
      <w:pPr>
        <w:pStyle w:val="57"/>
        <w:numPr>
          <w:ilvl w:val="0"/>
          <w:numId w:val="16"/>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r>
        <w:rPr>
          <w:sz w:val="28"/>
          <w:szCs w:val="28"/>
        </w:rPr>
        <w:t xml:space="preserve"> </w:t>
      </w:r>
    </w:p>
    <w:p>
      <w:pPr>
        <w:pStyle w:val="57"/>
        <w:numPr>
          <w:ilvl w:val="0"/>
          <w:numId w:val="16"/>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16"/>
        </w:numPr>
        <w:tabs>
          <w:tab w:val="clear" w:pos="980"/>
        </w:tabs>
        <w:spacing w:line="480" w:lineRule="exact"/>
        <w:rPr>
          <w:sz w:val="28"/>
          <w:szCs w:val="28"/>
        </w:rPr>
      </w:pPr>
      <w:r>
        <w:rPr>
          <w:rFonts w:hint="eastAsia"/>
          <w:sz w:val="28"/>
          <w:szCs w:val="28"/>
        </w:rPr>
        <w:t>配置S</w:t>
      </w:r>
      <w:r>
        <w:rPr>
          <w:sz w:val="28"/>
          <w:szCs w:val="28"/>
        </w:rPr>
        <w:t>7</w:t>
      </w:r>
      <w:r>
        <w:rPr>
          <w:rFonts w:hint="eastAsia"/>
          <w:sz w:val="28"/>
          <w:szCs w:val="28"/>
        </w:rPr>
        <w:t>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pStyle w:val="3"/>
        <w:ind w:firstLine="600"/>
        <w:rPr>
          <w:lang w:val="it-IT"/>
        </w:rPr>
      </w:pPr>
    </w:p>
    <w:p>
      <w:pPr>
        <w:pStyle w:val="4"/>
      </w:pPr>
      <w:r>
        <w:rPr>
          <w:rFonts w:hint="eastAsia"/>
        </w:rPr>
        <w:t>模块三：网络搭建与网络冗余备份方案部署</w:t>
      </w:r>
    </w:p>
    <w:p>
      <w:pPr>
        <w:pStyle w:val="66"/>
        <w:numPr>
          <w:ilvl w:val="0"/>
          <w:numId w:val="17"/>
        </w:numPr>
        <w:adjustRightInd w:val="0"/>
        <w:snapToGrid w:val="0"/>
        <w:ind w:firstLineChars="0"/>
        <w:rPr>
          <w:b/>
          <w:sz w:val="28"/>
          <w:szCs w:val="28"/>
        </w:rPr>
      </w:pPr>
      <w:bookmarkStart w:id="8"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16"/>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16"/>
        </w:numPr>
        <w:tabs>
          <w:tab w:val="clear" w:pos="980"/>
        </w:tabs>
        <w:spacing w:line="480" w:lineRule="exact"/>
        <w:rPr>
          <w:sz w:val="28"/>
          <w:szCs w:val="28"/>
        </w:rPr>
      </w:pPr>
      <w:r>
        <w:rPr>
          <w:rFonts w:hint="eastAsia"/>
          <w:sz w:val="28"/>
          <w:szCs w:val="28"/>
        </w:rPr>
        <w:t>为隔离部分终端用户间的二层互访，在交换机</w:t>
      </w:r>
      <w:r>
        <w:rPr>
          <w:sz w:val="28"/>
          <w:szCs w:val="28"/>
        </w:rPr>
        <w:t>S1/S2的</w:t>
      </w:r>
      <w:r>
        <w:rPr>
          <w:rFonts w:hint="eastAsia"/>
          <w:sz w:val="28"/>
          <w:szCs w:val="28"/>
        </w:rPr>
        <w:t>Gi</w:t>
      </w:r>
      <w:r>
        <w:rPr>
          <w:sz w:val="28"/>
          <w:szCs w:val="28"/>
        </w:rPr>
        <w:t>0/5-Gi0/16端口</w:t>
      </w:r>
      <w:r>
        <w:rPr>
          <w:rFonts w:hint="eastAsia"/>
          <w:sz w:val="28"/>
          <w:szCs w:val="28"/>
        </w:rPr>
        <w:t>启用端口保护。</w:t>
      </w:r>
    </w:p>
    <w:p>
      <w:pPr>
        <w:pStyle w:val="3"/>
        <w:ind w:firstLine="560"/>
        <w:rPr>
          <w:sz w:val="28"/>
          <w:szCs w:val="28"/>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66"/>
        <w:numPr>
          <w:ilvl w:val="0"/>
          <w:numId w:val="17"/>
        </w:numPr>
        <w:spacing w:line="480" w:lineRule="exact"/>
        <w:ind w:firstLineChars="0"/>
        <w:rPr>
          <w:b/>
          <w:sz w:val="28"/>
          <w:szCs w:val="28"/>
        </w:rPr>
      </w:pPr>
      <w:bookmarkStart w:id="9" w:name="_Toc451520131"/>
      <w:r>
        <w:rPr>
          <w:rFonts w:hint="eastAsia"/>
          <w:b/>
          <w:sz w:val="28"/>
          <w:szCs w:val="28"/>
        </w:rPr>
        <w:t>局域网</w:t>
      </w:r>
      <w:r>
        <w:rPr>
          <w:b/>
          <w:sz w:val="28"/>
          <w:szCs w:val="28"/>
        </w:rPr>
        <w:t>环路规避方案部署</w:t>
      </w:r>
      <w:bookmarkEnd w:id="9"/>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w:t>
      </w:r>
      <w:r>
        <w:rPr>
          <w:rFonts w:hint="eastAsia"/>
          <w:sz w:val="28"/>
          <w:szCs w:val="28"/>
        </w:rPr>
        <w:t>P市实验小学</w:t>
      </w:r>
      <w:r>
        <w:rPr>
          <w:sz w:val="28"/>
          <w:szCs w:val="28"/>
        </w:rPr>
        <w:t>接入设备S1/S2</w:t>
      </w:r>
      <w:r>
        <w:rPr>
          <w:rFonts w:hint="eastAsia"/>
          <w:sz w:val="28"/>
          <w:szCs w:val="28"/>
        </w:rPr>
        <w:t>进行防环处理</w:t>
      </w:r>
      <w:r>
        <w:rPr>
          <w:sz w:val="28"/>
          <w:szCs w:val="28"/>
        </w:rPr>
        <w:t>。</w:t>
      </w:r>
      <w:r>
        <w:rPr>
          <w:rFonts w:hint="eastAsia"/>
          <w:sz w:val="28"/>
          <w:szCs w:val="28"/>
        </w:rPr>
        <w:t>具体</w:t>
      </w:r>
      <w:r>
        <w:rPr>
          <w:sz w:val="28"/>
          <w:szCs w:val="28"/>
        </w:rPr>
        <w:t>要求如下：</w:t>
      </w:r>
    </w:p>
    <w:p>
      <w:pPr>
        <w:pStyle w:val="57"/>
        <w:numPr>
          <w:ilvl w:val="0"/>
          <w:numId w:val="18"/>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 xml:space="preserve"> BPDU报文</w:t>
      </w:r>
      <w:r>
        <w:rPr>
          <w:rFonts w:hint="eastAsia"/>
          <w:sz w:val="28"/>
          <w:szCs w:val="28"/>
        </w:rPr>
        <w:t>；</w:t>
      </w:r>
    </w:p>
    <w:p>
      <w:pPr>
        <w:pStyle w:val="57"/>
        <w:numPr>
          <w:ilvl w:val="0"/>
          <w:numId w:val="18"/>
        </w:numPr>
        <w:tabs>
          <w:tab w:val="clear" w:pos="840"/>
        </w:tabs>
        <w:spacing w:line="480" w:lineRule="exact"/>
        <w:rPr>
          <w:sz w:val="28"/>
          <w:szCs w:val="28"/>
        </w:rPr>
      </w:pPr>
      <w:r>
        <w:rPr>
          <w:rFonts w:hint="eastAsia"/>
          <w:sz w:val="28"/>
          <w:szCs w:val="28"/>
        </w:rPr>
        <w:t>终端接口下开启</w:t>
      </w:r>
      <w:r>
        <w:rPr>
          <w:sz w:val="28"/>
          <w:szCs w:val="28"/>
        </w:rPr>
        <w:t xml:space="preserve"> </w:t>
      </w:r>
      <w:r>
        <w:rPr>
          <w:rFonts w:hint="eastAsia"/>
          <w:sz w:val="28"/>
          <w:szCs w:val="28"/>
        </w:rPr>
        <w:t>RLDP</w:t>
      </w:r>
      <w:r>
        <w:rPr>
          <w:sz w:val="28"/>
          <w:szCs w:val="28"/>
        </w:rPr>
        <w:t>防止环路，检测到环路后处理方</w:t>
      </w:r>
      <w:r>
        <w:rPr>
          <w:rFonts w:hint="eastAsia"/>
          <w:sz w:val="28"/>
          <w:szCs w:val="28"/>
        </w:rPr>
        <w:t>式为</w:t>
      </w:r>
      <w:r>
        <w:rPr>
          <w:sz w:val="28"/>
          <w:szCs w:val="28"/>
        </w:rPr>
        <w:t xml:space="preserve"> </w:t>
      </w:r>
      <w:r>
        <w:rPr>
          <w:rFonts w:hint="eastAsia"/>
          <w:sz w:val="28"/>
          <w:szCs w:val="28"/>
        </w:rPr>
        <w:t>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18"/>
        </w:numPr>
        <w:tabs>
          <w:tab w:val="clear" w:pos="840"/>
        </w:tabs>
        <w:spacing w:line="480" w:lineRule="exact"/>
        <w:rPr>
          <w:rFonts w:hAnsi="宋体"/>
        </w:rPr>
      </w:pPr>
      <w:r>
        <w:rPr>
          <w:rFonts w:hint="eastAsia" w:hAnsi="宋体"/>
        </w:rPr>
        <w:t>连接终端的所有端口配置为边缘端口；</w:t>
      </w:r>
    </w:p>
    <w:p>
      <w:pPr>
        <w:pStyle w:val="57"/>
        <w:numPr>
          <w:ilvl w:val="0"/>
          <w:numId w:val="18"/>
        </w:numPr>
        <w:tabs>
          <w:tab w:val="clear" w:pos="840"/>
        </w:tabs>
        <w:spacing w:line="480" w:lineRule="exact"/>
        <w:rPr>
          <w:sz w:val="28"/>
          <w:szCs w:val="28"/>
        </w:rPr>
      </w:pPr>
      <w:r>
        <w:rPr>
          <w:rFonts w:hint="eastAsia"/>
          <w:sz w:val="28"/>
          <w:szCs w:val="28"/>
        </w:rPr>
        <w:t>如果端口被</w:t>
      </w:r>
      <w:r>
        <w:rPr>
          <w:sz w:val="28"/>
          <w:szCs w:val="28"/>
        </w:rPr>
        <w:t xml:space="preserve"> BPDU Guard检测进入 </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 xml:space="preserve"> 300 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66"/>
        <w:numPr>
          <w:ilvl w:val="0"/>
          <w:numId w:val="17"/>
        </w:numPr>
        <w:ind w:firstLineChars="0"/>
        <w:rPr>
          <w:b/>
          <w:sz w:val="28"/>
          <w:szCs w:val="28"/>
        </w:rPr>
      </w:pPr>
      <w:r>
        <w:rPr>
          <w:rFonts w:hint="eastAsia"/>
          <w:b/>
          <w:sz w:val="28"/>
          <w:szCs w:val="28"/>
        </w:rPr>
        <w:t>DHCP中继服务安全部署</w:t>
      </w:r>
    </w:p>
    <w:p>
      <w:pPr>
        <w:pStyle w:val="3"/>
        <w:spacing w:line="480" w:lineRule="exact"/>
        <w:ind w:firstLine="560"/>
        <w:rPr>
          <w:sz w:val="28"/>
          <w:szCs w:val="28"/>
        </w:rPr>
      </w:pPr>
      <w:r>
        <w:rPr>
          <w:rFonts w:hint="eastAsia"/>
          <w:sz w:val="28"/>
          <w:szCs w:val="28"/>
        </w:rPr>
        <w:t>在交换机S3、S4上配置DHCP中继，对V</w:t>
      </w:r>
      <w:r>
        <w:rPr>
          <w:sz w:val="28"/>
          <w:szCs w:val="28"/>
        </w:rPr>
        <w:t>LAN10内的</w:t>
      </w:r>
      <w:r>
        <w:rPr>
          <w:rFonts w:hint="eastAsia"/>
          <w:sz w:val="28"/>
          <w:szCs w:val="28"/>
        </w:rPr>
        <w:t>用户进行中继，使得PC1用户使用DHCP Relay方式获取IP地址。具体要求如下：</w:t>
      </w:r>
    </w:p>
    <w:p>
      <w:pPr>
        <w:pStyle w:val="57"/>
        <w:numPr>
          <w:ilvl w:val="0"/>
          <w:numId w:val="18"/>
        </w:numPr>
        <w:tabs>
          <w:tab w:val="clear" w:pos="840"/>
        </w:tabs>
        <w:spacing w:line="480" w:lineRule="exact"/>
        <w:rPr>
          <w:sz w:val="28"/>
          <w:szCs w:val="28"/>
        </w:rPr>
      </w:pPr>
      <w:r>
        <w:rPr>
          <w:sz w:val="28"/>
          <w:szCs w:val="28"/>
        </w:rPr>
        <w:t>DHCP服务器搭建于VSU</w:t>
      </w:r>
      <w:r>
        <w:rPr>
          <w:rFonts w:hint="eastAsia"/>
          <w:sz w:val="28"/>
          <w:szCs w:val="28"/>
        </w:rPr>
        <w:t>上，地址池命名为Pool</w:t>
      </w:r>
      <w:r>
        <w:rPr>
          <w:sz w:val="28"/>
          <w:szCs w:val="28"/>
        </w:rPr>
        <w:t>_VLAN10</w:t>
      </w:r>
      <w:r>
        <w:rPr>
          <w:rFonts w:hint="eastAsia"/>
          <w:sz w:val="28"/>
          <w:szCs w:val="28"/>
        </w:rPr>
        <w:t>，DHCP对外服务使用loopback</w:t>
      </w:r>
      <w:r>
        <w:rPr>
          <w:sz w:val="28"/>
          <w:szCs w:val="28"/>
        </w:rPr>
        <w:t xml:space="preserve"> 0地址</w:t>
      </w:r>
      <w:r>
        <w:rPr>
          <w:rFonts w:hint="eastAsia"/>
          <w:sz w:val="28"/>
          <w:szCs w:val="28"/>
        </w:rPr>
        <w:t>；</w:t>
      </w:r>
    </w:p>
    <w:p>
      <w:pPr>
        <w:pStyle w:val="57"/>
        <w:numPr>
          <w:ilvl w:val="0"/>
          <w:numId w:val="18"/>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在S1、S2</w:t>
      </w:r>
      <w:r>
        <w:rPr>
          <w:rFonts w:hint="eastAsia"/>
          <w:sz w:val="28"/>
          <w:szCs w:val="28"/>
        </w:rPr>
        <w:t>交换机部署DHCP Sn</w:t>
      </w:r>
      <w:r>
        <w:rPr>
          <w:sz w:val="28"/>
          <w:szCs w:val="28"/>
        </w:rPr>
        <w:t>ooping</w:t>
      </w:r>
      <w:r>
        <w:rPr>
          <w:rFonts w:hint="eastAsia"/>
          <w:sz w:val="28"/>
          <w:szCs w:val="28"/>
        </w:rPr>
        <w:t>功能；</w:t>
      </w:r>
    </w:p>
    <w:p>
      <w:pPr>
        <w:pStyle w:val="57"/>
        <w:numPr>
          <w:ilvl w:val="0"/>
          <w:numId w:val="18"/>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w:t>
      </w:r>
      <w:r>
        <w:rPr>
          <w:rFonts w:hint="eastAsia"/>
          <w:sz w:val="28"/>
          <w:szCs w:val="28"/>
        </w:rPr>
        <w:t>S</w:t>
      </w:r>
      <w:r>
        <w:rPr>
          <w:sz w:val="28"/>
          <w:szCs w:val="28"/>
        </w:rPr>
        <w:t>1、</w:t>
      </w:r>
      <w:r>
        <w:rPr>
          <w:rFonts w:hint="eastAsia"/>
          <w:sz w:val="28"/>
          <w:szCs w:val="28"/>
        </w:rPr>
        <w:t>S</w:t>
      </w:r>
      <w:r>
        <w:rPr>
          <w:sz w:val="28"/>
          <w:szCs w:val="28"/>
        </w:rPr>
        <w:t>2上联口的NFPP功能</w:t>
      </w:r>
      <w:r>
        <w:rPr>
          <w:rFonts w:hint="eastAsia"/>
          <w:sz w:val="28"/>
          <w:szCs w:val="28"/>
        </w:rPr>
        <w:t>的A</w:t>
      </w:r>
      <w:r>
        <w:rPr>
          <w:sz w:val="28"/>
          <w:szCs w:val="28"/>
        </w:rPr>
        <w:t>RP</w:t>
      </w:r>
      <w:r>
        <w:rPr>
          <w:rFonts w:hint="eastAsia"/>
          <w:sz w:val="28"/>
          <w:szCs w:val="28"/>
        </w:rPr>
        <w:t>检测</w:t>
      </w:r>
      <w:r>
        <w:rPr>
          <w:sz w:val="28"/>
          <w:szCs w:val="28"/>
        </w:rPr>
        <w:t xml:space="preserve">； </w:t>
      </w:r>
    </w:p>
    <w:p>
      <w:pPr>
        <w:pStyle w:val="57"/>
        <w:numPr>
          <w:ilvl w:val="0"/>
          <w:numId w:val="18"/>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18"/>
        </w:numPr>
        <w:spacing w:line="480" w:lineRule="exact"/>
      </w:pPr>
      <w:r>
        <w:rPr>
          <w:rFonts w:hint="eastAsia"/>
        </w:rPr>
        <w:t>调整C</w:t>
      </w:r>
      <w:r>
        <w:t>PU</w:t>
      </w:r>
      <w:r>
        <w:rPr>
          <w:rFonts w:hint="eastAsia"/>
        </w:rPr>
        <w:t>保护机制阈值为5</w:t>
      </w:r>
      <w:r>
        <w:t>00</w:t>
      </w:r>
      <w:r>
        <w:rPr>
          <w:rFonts w:hint="eastAsia"/>
        </w:rPr>
        <w:t>pps；</w:t>
      </w:r>
    </w:p>
    <w:p>
      <w:pPr>
        <w:pStyle w:val="57"/>
        <w:numPr>
          <w:ilvl w:val="0"/>
          <w:numId w:val="18"/>
        </w:numPr>
        <w:tabs>
          <w:tab w:val="clear" w:pos="840"/>
        </w:tabs>
        <w:spacing w:line="480" w:lineRule="exact"/>
        <w:rPr>
          <w:sz w:val="28"/>
          <w:szCs w:val="28"/>
        </w:rPr>
      </w:pPr>
      <w:r>
        <w:rPr>
          <w:rFonts w:hint="eastAsia"/>
          <w:sz w:val="28"/>
          <w:szCs w:val="28"/>
        </w:rPr>
        <w:t>为了防止伪</w:t>
      </w:r>
      <w:r>
        <w:rPr>
          <w:sz w:val="28"/>
          <w:szCs w:val="28"/>
        </w:rPr>
        <w:t xml:space="preserve"> IP 源地址攻击，导致出口路由器会话占满</w:t>
      </w:r>
      <w:r>
        <w:rPr>
          <w:rFonts w:hint="eastAsia"/>
          <w:sz w:val="28"/>
          <w:szCs w:val="28"/>
        </w:rPr>
        <w:t>，</w:t>
      </w:r>
      <w:r>
        <w:rPr>
          <w:sz w:val="28"/>
          <w:szCs w:val="28"/>
        </w:rPr>
        <w:t>要求</w:t>
      </w:r>
      <w:r>
        <w:rPr>
          <w:rFonts w:hint="eastAsia"/>
          <w:sz w:val="28"/>
          <w:szCs w:val="28"/>
        </w:rPr>
        <w:t>S</w:t>
      </w:r>
      <w:r>
        <w:rPr>
          <w:sz w:val="28"/>
          <w:szCs w:val="28"/>
        </w:rPr>
        <w:t>1</w:t>
      </w:r>
      <w:r>
        <w:rPr>
          <w:rFonts w:hint="eastAsia"/>
          <w:sz w:val="28"/>
          <w:szCs w:val="28"/>
        </w:rPr>
        <w:t>交换机部署端口安全，接口Gi0/</w:t>
      </w:r>
      <w:r>
        <w:rPr>
          <w:sz w:val="28"/>
          <w:szCs w:val="28"/>
        </w:rPr>
        <w:t>1</w:t>
      </w:r>
      <w:r>
        <w:rPr>
          <w:rFonts w:hint="eastAsia"/>
          <w:sz w:val="28"/>
          <w:szCs w:val="28"/>
        </w:rPr>
        <w:t>只允许PC</w:t>
      </w:r>
      <w:r>
        <w:rPr>
          <w:sz w:val="28"/>
          <w:szCs w:val="28"/>
        </w:rPr>
        <w:t>1通过</w:t>
      </w:r>
      <w:r>
        <w:rPr>
          <w:rFonts w:hint="eastAsia"/>
          <w:sz w:val="28"/>
          <w:szCs w:val="28"/>
        </w:rPr>
        <w:t>。</w:t>
      </w:r>
    </w:p>
    <w:bookmarkEnd w:id="8"/>
    <w:p>
      <w:pPr>
        <w:pStyle w:val="66"/>
        <w:numPr>
          <w:ilvl w:val="0"/>
          <w:numId w:val="17"/>
        </w:numPr>
        <w:spacing w:line="480" w:lineRule="exact"/>
        <w:ind w:firstLineChars="0"/>
        <w:rPr>
          <w:b/>
          <w:sz w:val="28"/>
          <w:szCs w:val="28"/>
        </w:rPr>
      </w:pPr>
      <w:bookmarkStart w:id="10" w:name="_Toc451520126"/>
      <w:r>
        <w:rPr>
          <w:b/>
          <w:sz w:val="28"/>
          <w:szCs w:val="28"/>
        </w:rPr>
        <w:t>MSTP及VRRP部署</w:t>
      </w:r>
    </w:p>
    <w:p>
      <w:pPr>
        <w:pStyle w:val="3"/>
        <w:spacing w:line="480" w:lineRule="exact"/>
        <w:ind w:firstLine="560"/>
        <w:rPr>
          <w:sz w:val="28"/>
          <w:szCs w:val="28"/>
        </w:rPr>
      </w:pPr>
      <w:r>
        <w:rPr>
          <w:rFonts w:hint="eastAsia"/>
          <w:sz w:val="28"/>
          <w:szCs w:val="28"/>
        </w:rPr>
        <w:t>在P市实验小学交换机S</w:t>
      </w:r>
      <w:r>
        <w:rPr>
          <w:sz w:val="28"/>
          <w:szCs w:val="28"/>
        </w:rPr>
        <w:t>1、S2、S3、S4上配置MSTP防止二层环路；要求所有数据流经过S4转发，S4失效时经过S3转发。所配置的参数要求如下：</w:t>
      </w:r>
    </w:p>
    <w:p>
      <w:pPr>
        <w:pStyle w:val="57"/>
        <w:numPr>
          <w:ilvl w:val="0"/>
          <w:numId w:val="18"/>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18"/>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18"/>
        </w:numPr>
        <w:tabs>
          <w:tab w:val="clear" w:pos="840"/>
        </w:tabs>
        <w:spacing w:line="480" w:lineRule="exact"/>
        <w:rPr>
          <w:sz w:val="28"/>
          <w:szCs w:val="28"/>
        </w:rPr>
      </w:pPr>
      <w:r>
        <w:rPr>
          <w:sz w:val="28"/>
          <w:szCs w:val="28"/>
        </w:rPr>
        <w:t>S3作为实例中的从根， S4作为实例中的主根</w:t>
      </w:r>
      <w:r>
        <w:rPr>
          <w:rFonts w:hint="eastAsia"/>
          <w:sz w:val="28"/>
          <w:szCs w:val="28"/>
        </w:rPr>
        <w:t>；</w:t>
      </w:r>
    </w:p>
    <w:p>
      <w:pPr>
        <w:pStyle w:val="57"/>
        <w:numPr>
          <w:ilvl w:val="0"/>
          <w:numId w:val="18"/>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18"/>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18"/>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p>
    <w:p>
      <w:pPr>
        <w:pStyle w:val="49"/>
        <w:numPr>
          <w:ilvl w:val="0"/>
          <w:numId w:val="0"/>
        </w:numPr>
        <w:spacing w:line="360" w:lineRule="auto"/>
        <w:rPr>
          <w:rFonts w:ascii="仿宋" w:hAnsi="仿宋" w:eastAsia="仿宋"/>
          <w:sz w:val="24"/>
          <w:szCs w:val="24"/>
        </w:rPr>
      </w:pPr>
      <w:bookmarkStart w:id="11" w:name="_Ref448678358"/>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11 S3和S4的VRRP参数表</w:t>
      </w:r>
      <w:bookmarkEnd w:id="11"/>
    </w:p>
    <w:tbl>
      <w:tblPr>
        <w:tblStyle w:val="36"/>
        <w:tblW w:w="84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vAlign w:val="center"/>
          </w:tcPr>
          <w:p>
            <w:pPr>
              <w:pStyle w:val="83"/>
              <w:jc w:val="center"/>
              <w:rPr>
                <w:b/>
                <w:sz w:val="24"/>
                <w:szCs w:val="24"/>
              </w:rPr>
            </w:pPr>
            <w:r>
              <w:rPr>
                <w:b/>
                <w:sz w:val="24"/>
                <w:szCs w:val="24"/>
              </w:rPr>
              <w:t>VLAN</w:t>
            </w:r>
          </w:p>
        </w:tc>
        <w:tc>
          <w:tcPr>
            <w:tcW w:w="3318" w:type="dxa"/>
            <w:vAlign w:val="center"/>
          </w:tcPr>
          <w:p>
            <w:pPr>
              <w:pStyle w:val="83"/>
              <w:jc w:val="center"/>
              <w:rPr>
                <w:b/>
                <w:sz w:val="24"/>
                <w:szCs w:val="24"/>
              </w:rPr>
            </w:pPr>
            <w:r>
              <w:rPr>
                <w:b/>
                <w:sz w:val="24"/>
                <w:szCs w:val="24"/>
              </w:rPr>
              <w:t>VRRP备份组</w:t>
            </w:r>
            <w:r>
              <w:rPr>
                <w:rFonts w:hint="eastAsia"/>
                <w:b/>
                <w:sz w:val="24"/>
                <w:szCs w:val="24"/>
              </w:rPr>
              <w:t>号（</w:t>
            </w:r>
            <w:r>
              <w:rPr>
                <w:b/>
                <w:sz w:val="24"/>
                <w:szCs w:val="24"/>
              </w:rPr>
              <w:t>VRID）</w:t>
            </w:r>
          </w:p>
        </w:tc>
        <w:tc>
          <w:tcPr>
            <w:tcW w:w="2453" w:type="dxa"/>
            <w:vAlign w:val="center"/>
          </w:tcPr>
          <w:p>
            <w:pPr>
              <w:pStyle w:val="83"/>
              <w:jc w:val="center"/>
              <w:rPr>
                <w:b/>
                <w:sz w:val="24"/>
                <w:szCs w:val="24"/>
              </w:rPr>
            </w:pPr>
            <w:r>
              <w:rPr>
                <w:b/>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192.XX.10.254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192.XX.20.254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192.XX.30.254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192.XX.100.254</w:t>
            </w:r>
          </w:p>
        </w:tc>
      </w:tr>
    </w:tbl>
    <w:p>
      <w:pPr>
        <w:pStyle w:val="66"/>
        <w:numPr>
          <w:ilvl w:val="0"/>
          <w:numId w:val="17"/>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两台</w:t>
      </w:r>
      <w:r>
        <w:rPr>
          <w:rFonts w:hint="eastAsia"/>
          <w:sz w:val="28"/>
          <w:szCs w:val="28"/>
        </w:rPr>
        <w:t>数据中心</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18"/>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间的Te</w:t>
      </w:r>
      <w:r>
        <w:rPr>
          <w:sz w:val="28"/>
          <w:szCs w:val="28"/>
        </w:rPr>
        <w:t>0/49</w:t>
      </w:r>
      <w:r>
        <w:rPr>
          <w:rFonts w:hint="eastAsia"/>
          <w:sz w:val="28"/>
          <w:szCs w:val="28"/>
        </w:rPr>
        <w:t>-</w:t>
      </w:r>
      <w:r>
        <w:rPr>
          <w:sz w:val="28"/>
          <w:szCs w:val="28"/>
        </w:rPr>
        <w:t>50</w:t>
      </w:r>
      <w:r>
        <w:rPr>
          <w:rFonts w:hint="eastAsia"/>
          <w:sz w:val="28"/>
          <w:szCs w:val="28"/>
        </w:rPr>
        <w:t>端口作为VSL链路，使用VSU技术实现网络设备虚拟化。其中S</w:t>
      </w:r>
      <w:r>
        <w:rPr>
          <w:sz w:val="28"/>
          <w:szCs w:val="28"/>
        </w:rPr>
        <w:t>7</w:t>
      </w:r>
      <w:r>
        <w:rPr>
          <w:rFonts w:hint="eastAsia"/>
          <w:sz w:val="28"/>
          <w:szCs w:val="28"/>
        </w:rPr>
        <w:t>为主，S</w:t>
      </w:r>
      <w:r>
        <w:rPr>
          <w:sz w:val="28"/>
          <w:szCs w:val="28"/>
        </w:rPr>
        <w:t>6</w:t>
      </w:r>
      <w:r>
        <w:rPr>
          <w:rFonts w:hint="eastAsia"/>
          <w:sz w:val="28"/>
          <w:szCs w:val="28"/>
        </w:rPr>
        <w:t>为备；</w:t>
      </w:r>
    </w:p>
    <w:p>
      <w:pPr>
        <w:pStyle w:val="57"/>
        <w:numPr>
          <w:ilvl w:val="0"/>
          <w:numId w:val="18"/>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间的Gi</w:t>
      </w:r>
      <w:r>
        <w:rPr>
          <w:sz w:val="28"/>
          <w:szCs w:val="28"/>
        </w:rPr>
        <w:t>0/48</w:t>
      </w:r>
      <w:r>
        <w:rPr>
          <w:rFonts w:hint="eastAsia"/>
          <w:sz w:val="28"/>
          <w:szCs w:val="28"/>
        </w:rPr>
        <w:t>端口作为双主机检测链路，配置基于BFD的双主机检，当</w:t>
      </w:r>
      <w:r>
        <w:rPr>
          <w:sz w:val="28"/>
          <w:szCs w:val="28"/>
        </w:rPr>
        <w:t>VSL的所有物理链路都异常断开时，</w:t>
      </w:r>
      <w:r>
        <w:rPr>
          <w:rFonts w:hint="eastAsia"/>
          <w:sz w:val="28"/>
          <w:szCs w:val="28"/>
        </w:rPr>
        <w:t>备机会切换成主机，从而保障网络正常；</w:t>
      </w:r>
    </w:p>
    <w:p>
      <w:pPr>
        <w:pStyle w:val="57"/>
        <w:numPr>
          <w:ilvl w:val="0"/>
          <w:numId w:val="18"/>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id:2,priority 150, description:</w:t>
      </w:r>
      <w:r>
        <w:rPr>
          <w:rFonts w:hint="eastAsia"/>
          <w:sz w:val="28"/>
          <w:szCs w:val="28"/>
        </w:rPr>
        <w:t xml:space="preserve"> S</w:t>
      </w:r>
      <w:r>
        <w:rPr>
          <w:sz w:val="28"/>
          <w:szCs w:val="28"/>
        </w:rPr>
        <w:t>6000-2;</w:t>
      </w:r>
    </w:p>
    <w:p>
      <w:pPr>
        <w:pStyle w:val="57"/>
        <w:numPr>
          <w:ilvl w:val="0"/>
          <w:numId w:val="18"/>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id:1,priority 120, description:</w:t>
      </w:r>
      <w:r>
        <w:rPr>
          <w:rFonts w:hint="eastAsia" w:cs="宋体"/>
          <w:kern w:val="0"/>
          <w:sz w:val="28"/>
          <w:szCs w:val="28"/>
        </w:rPr>
        <w:t xml:space="preserve"> </w:t>
      </w:r>
      <w:r>
        <w:rPr>
          <w:rFonts w:hint="eastAsia"/>
          <w:sz w:val="28"/>
          <w:szCs w:val="28"/>
        </w:rPr>
        <w:t>S</w:t>
      </w:r>
      <w:r>
        <w:rPr>
          <w:sz w:val="28"/>
          <w:szCs w:val="28"/>
        </w:rPr>
        <w:t>6000-1</w:t>
      </w:r>
      <w:r>
        <w:rPr>
          <w:rFonts w:hint="eastAsia"/>
          <w:sz w:val="28"/>
          <w:szCs w:val="28"/>
        </w:rPr>
        <w:t>。</w:t>
      </w:r>
    </w:p>
    <w:p>
      <w:pPr>
        <w:pStyle w:val="66"/>
        <w:numPr>
          <w:ilvl w:val="0"/>
          <w:numId w:val="17"/>
        </w:numPr>
        <w:spacing w:line="480" w:lineRule="exact"/>
        <w:ind w:firstLineChars="0"/>
        <w:rPr>
          <w:b/>
          <w:sz w:val="28"/>
          <w:szCs w:val="28"/>
        </w:rPr>
      </w:pPr>
      <w:r>
        <w:rPr>
          <w:rFonts w:hint="eastAsia"/>
          <w:b/>
          <w:sz w:val="28"/>
          <w:szCs w:val="28"/>
        </w:rPr>
        <w:t>总分机构</w:t>
      </w:r>
      <w:r>
        <w:rPr>
          <w:b/>
          <w:sz w:val="28"/>
          <w:szCs w:val="28"/>
        </w:rPr>
        <w:t>IPV4</w:t>
      </w:r>
      <w:r>
        <w:rPr>
          <w:rFonts w:hint="eastAsia"/>
          <w:b/>
          <w:sz w:val="28"/>
          <w:szCs w:val="28"/>
        </w:rPr>
        <w:t>路由协议部署</w:t>
      </w:r>
      <w:bookmarkEnd w:id="10"/>
    </w:p>
    <w:p>
      <w:pPr>
        <w:pStyle w:val="3"/>
        <w:spacing w:line="480" w:lineRule="exact"/>
        <w:ind w:firstLine="560"/>
        <w:rPr>
          <w:sz w:val="28"/>
          <w:szCs w:val="28"/>
        </w:rPr>
      </w:pPr>
      <w:r>
        <w:rPr>
          <w:rFonts w:hint="eastAsia"/>
          <w:sz w:val="28"/>
          <w:szCs w:val="28"/>
        </w:rPr>
        <w:t>教育局信息中心与P市实验小学</w:t>
      </w:r>
      <w:r>
        <w:rPr>
          <w:sz w:val="28"/>
          <w:szCs w:val="28"/>
        </w:rPr>
        <w:t>内网</w:t>
      </w:r>
      <w:r>
        <w:rPr>
          <w:rFonts w:hint="eastAsia"/>
          <w:sz w:val="28"/>
          <w:szCs w:val="28"/>
        </w:rPr>
        <w:t>均</w:t>
      </w:r>
      <w:r>
        <w:rPr>
          <w:sz w:val="28"/>
          <w:szCs w:val="28"/>
        </w:rPr>
        <w:t>使用</w:t>
      </w:r>
      <w:r>
        <w:rPr>
          <w:rFonts w:hint="eastAsia"/>
          <w:sz w:val="28"/>
          <w:szCs w:val="28"/>
        </w:rPr>
        <w:t>OSPF协议组网，访问互联网均使用默认路由。具体要求如下：</w:t>
      </w:r>
    </w:p>
    <w:p>
      <w:pPr>
        <w:pStyle w:val="57"/>
        <w:numPr>
          <w:ilvl w:val="0"/>
          <w:numId w:val="18"/>
        </w:numPr>
        <w:tabs>
          <w:tab w:val="clear" w:pos="840"/>
        </w:tabs>
        <w:spacing w:line="480" w:lineRule="exact"/>
        <w:rPr>
          <w:sz w:val="28"/>
          <w:szCs w:val="28"/>
        </w:rPr>
      </w:pPr>
      <w:r>
        <w:rPr>
          <w:rFonts w:hint="eastAsia"/>
          <w:sz w:val="28"/>
          <w:szCs w:val="28"/>
        </w:rPr>
        <w:t>教育局信息中心S</w:t>
      </w:r>
      <w:r>
        <w:rPr>
          <w:sz w:val="28"/>
          <w:szCs w:val="28"/>
        </w:rPr>
        <w:t>5、</w:t>
      </w:r>
      <w:r>
        <w:rPr>
          <w:rFonts w:hint="eastAsia"/>
          <w:sz w:val="28"/>
          <w:szCs w:val="28"/>
        </w:rPr>
        <w:t>A</w:t>
      </w:r>
      <w:r>
        <w:rPr>
          <w:sz w:val="28"/>
          <w:szCs w:val="28"/>
        </w:rPr>
        <w:t>C1、</w:t>
      </w:r>
      <w:r>
        <w:rPr>
          <w:rFonts w:hint="eastAsia"/>
          <w:sz w:val="28"/>
          <w:szCs w:val="28"/>
        </w:rPr>
        <w:t>A</w:t>
      </w:r>
      <w:r>
        <w:rPr>
          <w:sz w:val="28"/>
          <w:szCs w:val="28"/>
        </w:rPr>
        <w:t>C2、</w:t>
      </w:r>
      <w:r>
        <w:rPr>
          <w:rFonts w:hint="eastAsia"/>
          <w:sz w:val="28"/>
          <w:szCs w:val="28"/>
        </w:rPr>
        <w:t>E</w:t>
      </w:r>
      <w:r>
        <w:rPr>
          <w:sz w:val="28"/>
          <w:szCs w:val="28"/>
        </w:rPr>
        <w:t>G1间运行OSPF</w:t>
      </w:r>
      <w:r>
        <w:rPr>
          <w:rFonts w:hint="eastAsia"/>
          <w:sz w:val="28"/>
          <w:szCs w:val="28"/>
        </w:rPr>
        <w:t>，进程号为</w:t>
      </w:r>
      <w:r>
        <w:rPr>
          <w:sz w:val="28"/>
          <w:szCs w:val="28"/>
        </w:rPr>
        <w:t>10；</w:t>
      </w:r>
    </w:p>
    <w:p>
      <w:pPr>
        <w:pStyle w:val="57"/>
        <w:numPr>
          <w:ilvl w:val="0"/>
          <w:numId w:val="18"/>
        </w:numPr>
        <w:tabs>
          <w:tab w:val="clear" w:pos="840"/>
        </w:tabs>
        <w:spacing w:line="480" w:lineRule="exact"/>
        <w:rPr>
          <w:sz w:val="28"/>
          <w:szCs w:val="28"/>
        </w:rPr>
      </w:pPr>
      <w:r>
        <w:rPr>
          <w:rFonts w:hint="eastAsia"/>
          <w:sz w:val="28"/>
          <w:szCs w:val="28"/>
        </w:rPr>
        <w:t>P市实验小学E</w:t>
      </w:r>
      <w:r>
        <w:rPr>
          <w:sz w:val="28"/>
          <w:szCs w:val="28"/>
        </w:rPr>
        <w:t>G2、</w:t>
      </w:r>
      <w:r>
        <w:rPr>
          <w:rFonts w:hint="eastAsia"/>
          <w:sz w:val="28"/>
          <w:szCs w:val="28"/>
        </w:rPr>
        <w:t>S</w:t>
      </w:r>
      <w:r>
        <w:rPr>
          <w:sz w:val="28"/>
          <w:szCs w:val="28"/>
        </w:rPr>
        <w:t>3、</w:t>
      </w:r>
      <w:r>
        <w:rPr>
          <w:rFonts w:hint="eastAsia"/>
          <w:sz w:val="28"/>
          <w:szCs w:val="28"/>
        </w:rPr>
        <w:t>S</w:t>
      </w:r>
      <w:r>
        <w:rPr>
          <w:sz w:val="28"/>
          <w:szCs w:val="28"/>
        </w:rPr>
        <w:t>4</w:t>
      </w:r>
      <w:r>
        <w:rPr>
          <w:rFonts w:hint="eastAsia"/>
          <w:sz w:val="28"/>
          <w:szCs w:val="28"/>
        </w:rPr>
        <w:t>、</w:t>
      </w:r>
      <w:r>
        <w:rPr>
          <w:sz w:val="28"/>
          <w:szCs w:val="28"/>
        </w:rPr>
        <w:t>S6</w:t>
      </w:r>
      <w:r>
        <w:rPr>
          <w:rFonts w:hint="eastAsia"/>
          <w:sz w:val="28"/>
          <w:szCs w:val="28"/>
        </w:rPr>
        <w:t>/</w:t>
      </w:r>
      <w:r>
        <w:rPr>
          <w:sz w:val="28"/>
          <w:szCs w:val="28"/>
        </w:rPr>
        <w:t>S7间运行OSPF</w:t>
      </w:r>
      <w:r>
        <w:rPr>
          <w:rFonts w:hint="eastAsia"/>
          <w:sz w:val="28"/>
          <w:szCs w:val="28"/>
        </w:rPr>
        <w:t>，进程号为</w:t>
      </w:r>
      <w:r>
        <w:rPr>
          <w:sz w:val="28"/>
          <w:szCs w:val="28"/>
        </w:rPr>
        <w:t>10</w:t>
      </w:r>
      <w:r>
        <w:rPr>
          <w:rFonts w:hint="eastAsia"/>
          <w:sz w:val="28"/>
          <w:szCs w:val="28"/>
        </w:rPr>
        <w:t>；</w:t>
      </w:r>
      <w:r>
        <w:rPr>
          <w:sz w:val="28"/>
          <w:szCs w:val="28"/>
        </w:rPr>
        <w:t xml:space="preserve"> </w:t>
      </w:r>
    </w:p>
    <w:p>
      <w:pPr>
        <w:pStyle w:val="57"/>
        <w:numPr>
          <w:ilvl w:val="0"/>
          <w:numId w:val="18"/>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18"/>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18"/>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18"/>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18"/>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rPr>
        <w:t>S7需要重发布云平台</w:t>
      </w:r>
      <w:r>
        <w:rPr>
          <w:rFonts w:hint="eastAsia"/>
          <w:sz w:val="28"/>
          <w:szCs w:val="28"/>
        </w:rPr>
        <w:t>（172.16.0.0/</w:t>
      </w:r>
      <w:r>
        <w:rPr>
          <w:sz w:val="28"/>
          <w:szCs w:val="28"/>
        </w:rPr>
        <w:t>22</w:t>
      </w:r>
      <w:r>
        <w:rPr>
          <w:rFonts w:hint="eastAsia"/>
          <w:sz w:val="28"/>
          <w:szCs w:val="28"/>
        </w:rPr>
        <w:t>）</w:t>
      </w:r>
      <w:r>
        <w:rPr>
          <w:sz w:val="28"/>
          <w:szCs w:val="28"/>
        </w:rPr>
        <w:t>静态路由至</w:t>
      </w:r>
      <w:r>
        <w:rPr>
          <w:rFonts w:hint="eastAsia"/>
          <w:sz w:val="28"/>
          <w:szCs w:val="28"/>
        </w:rPr>
        <w:t>P市实验小学</w:t>
      </w:r>
      <w:r>
        <w:rPr>
          <w:sz w:val="28"/>
          <w:szCs w:val="28"/>
        </w:rPr>
        <w:t>内网</w:t>
      </w:r>
      <w:r>
        <w:rPr>
          <w:rFonts w:hint="eastAsia"/>
          <w:sz w:val="28"/>
          <w:szCs w:val="28"/>
        </w:rPr>
        <w:t>)</w:t>
      </w:r>
    </w:p>
    <w:p>
      <w:pPr>
        <w:pStyle w:val="66"/>
        <w:numPr>
          <w:ilvl w:val="0"/>
          <w:numId w:val="17"/>
        </w:numPr>
        <w:spacing w:line="480" w:lineRule="exact"/>
        <w:ind w:firstLineChars="0"/>
        <w:rPr>
          <w:b/>
          <w:sz w:val="28"/>
          <w:szCs w:val="28"/>
        </w:rPr>
      </w:pPr>
      <w:r>
        <w:rPr>
          <w:b/>
          <w:sz w:val="28"/>
          <w:szCs w:val="28"/>
        </w:rPr>
        <w:t>IPV6</w:t>
      </w:r>
      <w:r>
        <w:rPr>
          <w:rFonts w:hint="eastAsia"/>
          <w:b/>
          <w:sz w:val="28"/>
          <w:szCs w:val="28"/>
        </w:rPr>
        <w:t>部署</w:t>
      </w:r>
    </w:p>
    <w:p>
      <w:pPr>
        <w:pStyle w:val="57"/>
        <w:numPr>
          <w:ilvl w:val="0"/>
          <w:numId w:val="16"/>
        </w:numPr>
        <w:tabs>
          <w:tab w:val="clear" w:pos="980"/>
        </w:tabs>
        <w:spacing w:line="480" w:lineRule="exact"/>
        <w:rPr>
          <w:sz w:val="28"/>
          <w:szCs w:val="28"/>
        </w:rPr>
      </w:pPr>
      <w:r>
        <w:rPr>
          <w:rFonts w:hint="eastAsia"/>
          <w:sz w:val="28"/>
          <w:szCs w:val="28"/>
        </w:rPr>
        <w:t>P市实验小学部署I</w:t>
      </w:r>
      <w:r>
        <w:rPr>
          <w:sz w:val="28"/>
          <w:szCs w:val="28"/>
        </w:rPr>
        <w:t>PV6</w:t>
      </w:r>
      <w:r>
        <w:rPr>
          <w:rFonts w:hint="eastAsia"/>
          <w:sz w:val="28"/>
          <w:szCs w:val="28"/>
        </w:rPr>
        <w:t>网络实现内网I</w:t>
      </w:r>
      <w:r>
        <w:rPr>
          <w:sz w:val="28"/>
          <w:szCs w:val="28"/>
        </w:rPr>
        <w:t>PV6</w:t>
      </w:r>
      <w:r>
        <w:rPr>
          <w:rFonts w:hint="eastAsia"/>
          <w:sz w:val="28"/>
          <w:szCs w:val="28"/>
        </w:rPr>
        <w:t>终端通过无状态自动从网关处获取地址；</w:t>
      </w:r>
    </w:p>
    <w:p>
      <w:pPr>
        <w:pStyle w:val="57"/>
        <w:numPr>
          <w:ilvl w:val="0"/>
          <w:numId w:val="16"/>
        </w:numPr>
        <w:tabs>
          <w:tab w:val="clear" w:pos="980"/>
        </w:tabs>
        <w:spacing w:line="480" w:lineRule="exact"/>
        <w:rPr>
          <w:sz w:val="28"/>
          <w:szCs w:val="28"/>
        </w:rPr>
      </w:pPr>
      <w:r>
        <w:rPr>
          <w:sz w:val="28"/>
          <w:szCs w:val="28"/>
        </w:rPr>
        <w:t>在S3和S4上配置VRRP for IPv6，实现主机的IPv6网关冗余;</w:t>
      </w:r>
    </w:p>
    <w:p>
      <w:pPr>
        <w:pStyle w:val="57"/>
        <w:numPr>
          <w:ilvl w:val="0"/>
          <w:numId w:val="16"/>
        </w:numPr>
        <w:tabs>
          <w:tab w:val="clear" w:pos="980"/>
        </w:tabs>
        <w:spacing w:line="480" w:lineRule="exact"/>
        <w:rPr>
          <w:sz w:val="28"/>
          <w:szCs w:val="28"/>
        </w:rPr>
      </w:pPr>
      <w:r>
        <w:rPr>
          <w:bCs w:val="0"/>
          <w:sz w:val="28"/>
          <w:szCs w:val="28"/>
        </w:rPr>
        <w:t>VRRP与MSTP的主备状态与IPV4网络一致；</w:t>
      </w: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4"/>
          <w:szCs w:val="24"/>
        </w:rPr>
      </w:pPr>
      <w:r>
        <w:rPr>
          <w:sz w:val="24"/>
          <w:szCs w:val="24"/>
          <w:lang w:val="it-IT"/>
        </w:rPr>
        <w:t>表</w:t>
      </w:r>
      <w:r>
        <w:rPr>
          <w:rFonts w:hint="eastAsia"/>
          <w:sz w:val="24"/>
          <w:szCs w:val="24"/>
          <w:lang w:val="it-IT"/>
        </w:rPr>
        <w:t>1-</w:t>
      </w:r>
      <w:r>
        <w:rPr>
          <w:sz w:val="24"/>
          <w:szCs w:val="24"/>
          <w:lang w:val="it-IT"/>
        </w:rPr>
        <w:t>1</w:t>
      </w:r>
      <w:r>
        <w:rPr>
          <w:rFonts w:hint="eastAsia"/>
          <w:sz w:val="24"/>
          <w:szCs w:val="24"/>
          <w:lang w:val="it-IT"/>
        </w:rPr>
        <w:t>2</w:t>
      </w:r>
      <w:r>
        <w:rPr>
          <w:sz w:val="24"/>
          <w:szCs w:val="24"/>
          <w:lang w:val="it-IT"/>
        </w:rPr>
        <w:t xml:space="preserve"> </w:t>
      </w:r>
      <w:r>
        <w:rPr>
          <w:sz w:val="24"/>
          <w:szCs w:val="24"/>
        </w:rPr>
        <w:t>IPV6</w:t>
      </w:r>
      <w:r>
        <w:rPr>
          <w:rFonts w:hint="eastAsia"/>
          <w:sz w:val="24"/>
          <w:szCs w:val="24"/>
        </w:rPr>
        <w:t>地址规划</w:t>
      </w:r>
      <w:r>
        <w:rPr>
          <w:sz w:val="24"/>
          <w:szCs w:val="24"/>
        </w:rPr>
        <w:t>表</w:t>
      </w:r>
    </w:p>
    <w:tbl>
      <w:tblPr>
        <w:tblStyle w:val="37"/>
        <w:tblW w:w="90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
        <w:gridCol w:w="965"/>
        <w:gridCol w:w="2574"/>
        <w:gridCol w:w="719"/>
        <w:gridCol w:w="2574"/>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Align w:val="center"/>
          </w:tcPr>
          <w:p>
            <w:pPr>
              <w:pStyle w:val="3"/>
              <w:spacing w:line="300" w:lineRule="auto"/>
              <w:ind w:firstLine="0" w:firstLineChars="0"/>
              <w:jc w:val="center"/>
              <w:textAlignment w:val="center"/>
              <w:rPr>
                <w:b/>
                <w:sz w:val="24"/>
                <w:szCs w:val="24"/>
              </w:rPr>
            </w:pPr>
            <w:r>
              <w:rPr>
                <w:rFonts w:hint="eastAsia"/>
                <w:b/>
                <w:sz w:val="24"/>
                <w:szCs w:val="24"/>
              </w:rPr>
              <w:t>设备</w:t>
            </w:r>
          </w:p>
        </w:tc>
        <w:tc>
          <w:tcPr>
            <w:tcW w:w="965" w:type="dxa"/>
            <w:vAlign w:val="center"/>
          </w:tcPr>
          <w:p>
            <w:pPr>
              <w:pStyle w:val="3"/>
              <w:spacing w:line="300" w:lineRule="auto"/>
              <w:ind w:firstLine="0" w:firstLineChars="0"/>
              <w:jc w:val="center"/>
              <w:textAlignment w:val="center"/>
              <w:rPr>
                <w:b/>
                <w:sz w:val="24"/>
                <w:szCs w:val="24"/>
              </w:rPr>
            </w:pPr>
            <w:r>
              <w:rPr>
                <w:rFonts w:hint="eastAsia"/>
                <w:b/>
                <w:sz w:val="24"/>
                <w:szCs w:val="24"/>
              </w:rPr>
              <w:t>接口</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I</w:t>
            </w:r>
            <w:r>
              <w:rPr>
                <w:b/>
                <w:sz w:val="24"/>
                <w:szCs w:val="24"/>
              </w:rPr>
              <w:t>PV6</w:t>
            </w:r>
            <w:r>
              <w:rPr>
                <w:rFonts w:hint="eastAsia"/>
                <w:b/>
                <w:sz w:val="24"/>
                <w:szCs w:val="24"/>
              </w:rPr>
              <w:t>地址</w:t>
            </w:r>
          </w:p>
        </w:tc>
        <w:tc>
          <w:tcPr>
            <w:tcW w:w="719" w:type="dxa"/>
            <w:vAlign w:val="center"/>
          </w:tcPr>
          <w:p>
            <w:pPr>
              <w:pStyle w:val="3"/>
              <w:spacing w:line="300" w:lineRule="auto"/>
              <w:ind w:firstLine="0" w:firstLineChars="0"/>
              <w:jc w:val="center"/>
              <w:textAlignment w:val="center"/>
              <w:rPr>
                <w:b/>
                <w:sz w:val="24"/>
                <w:szCs w:val="24"/>
              </w:rPr>
            </w:pPr>
            <w:r>
              <w:rPr>
                <w:rFonts w:hint="eastAsia"/>
                <w:b/>
                <w:sz w:val="24"/>
                <w:szCs w:val="24"/>
              </w:rPr>
              <w:t>V</w:t>
            </w:r>
            <w:r>
              <w:rPr>
                <w:b/>
                <w:sz w:val="24"/>
                <w:szCs w:val="24"/>
              </w:rPr>
              <w:t>RRP</w:t>
            </w:r>
            <w:r>
              <w:rPr>
                <w:rFonts w:hint="eastAsia"/>
                <w:b/>
                <w:sz w:val="24"/>
                <w:szCs w:val="24"/>
              </w:rPr>
              <w:t>组号</w:t>
            </w:r>
          </w:p>
        </w:tc>
        <w:tc>
          <w:tcPr>
            <w:tcW w:w="2574" w:type="dxa"/>
            <w:vAlign w:val="center"/>
          </w:tcPr>
          <w:p>
            <w:pPr>
              <w:pStyle w:val="3"/>
              <w:spacing w:line="300" w:lineRule="auto"/>
              <w:ind w:firstLine="0" w:firstLineChars="0"/>
              <w:jc w:val="center"/>
              <w:textAlignment w:val="center"/>
              <w:rPr>
                <w:b/>
                <w:sz w:val="24"/>
                <w:szCs w:val="24"/>
              </w:rPr>
            </w:pPr>
            <w:r>
              <w:rPr>
                <w:rFonts w:hint="eastAsia"/>
                <w:b/>
                <w:sz w:val="24"/>
                <w:szCs w:val="24"/>
              </w:rPr>
              <w:t>虚拟I</w:t>
            </w:r>
            <w:r>
              <w:rPr>
                <w:b/>
                <w:sz w:val="24"/>
                <w:szCs w:val="24"/>
              </w:rPr>
              <w:t>P</w:t>
            </w:r>
          </w:p>
        </w:tc>
        <w:tc>
          <w:tcPr>
            <w:tcW w:w="1416" w:type="dxa"/>
            <w:vAlign w:val="center"/>
          </w:tcPr>
          <w:p>
            <w:pPr>
              <w:pStyle w:val="3"/>
              <w:spacing w:line="300" w:lineRule="auto"/>
              <w:ind w:firstLine="0" w:firstLineChars="0"/>
              <w:jc w:val="center"/>
              <w:textAlignment w:val="center"/>
              <w:rPr>
                <w:b/>
                <w:sz w:val="24"/>
                <w:szCs w:val="24"/>
              </w:rPr>
            </w:pPr>
            <w:r>
              <w:rPr>
                <w:rFonts w:hint="eastAsia"/>
                <w:b/>
                <w:sz w:val="24"/>
                <w:szCs w:val="24"/>
              </w:rPr>
              <w:t>虚拟链路本地地址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2001:193:30::252/64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2001:193:10::254/64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2001:193:20::254/64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90" w:type="dxa"/>
            <w:vMerge w:val="continue"/>
            <w:vAlign w:val="center"/>
          </w:tcPr>
          <w:p>
            <w:pPr>
              <w:pStyle w:val="3"/>
              <w:spacing w:line="300" w:lineRule="auto"/>
              <w:ind w:firstLine="0" w:firstLineChars="0"/>
              <w:jc w:val="center"/>
              <w:textAlignment w:val="center"/>
              <w:rPr>
                <w:sz w:val="24"/>
                <w:szCs w:val="24"/>
              </w:rPr>
            </w:pPr>
          </w:p>
        </w:tc>
        <w:tc>
          <w:tcPr>
            <w:tcW w:w="965"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2001:193:30::253/64</w:t>
            </w:r>
          </w:p>
        </w:tc>
        <w:tc>
          <w:tcPr>
            <w:tcW w:w="71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574" w:type="dxa"/>
            <w:vAlign w:val="center"/>
          </w:tcPr>
          <w:p>
            <w:pPr>
              <w:pStyle w:val="3"/>
              <w:spacing w:line="300" w:lineRule="auto"/>
              <w:ind w:firstLine="0" w:firstLineChars="0"/>
              <w:jc w:val="center"/>
              <w:textAlignment w:val="center"/>
              <w:rPr>
                <w:sz w:val="24"/>
                <w:szCs w:val="24"/>
              </w:rPr>
            </w:pPr>
            <w:r>
              <w:rPr>
                <w:sz w:val="24"/>
                <w:szCs w:val="24"/>
              </w:rPr>
              <w:t>2001:193:30::254/64</w:t>
            </w:r>
          </w:p>
        </w:tc>
        <w:tc>
          <w:tcPr>
            <w:tcW w:w="1416"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bl>
    <w:p>
      <w:pPr>
        <w:pStyle w:val="66"/>
        <w:numPr>
          <w:ilvl w:val="0"/>
          <w:numId w:val="17"/>
        </w:numPr>
        <w:spacing w:line="480" w:lineRule="exact"/>
        <w:ind w:firstLineChars="0"/>
        <w:rPr>
          <w:b/>
          <w:sz w:val="28"/>
          <w:szCs w:val="28"/>
        </w:rPr>
      </w:pPr>
      <w:r>
        <w:rPr>
          <w:rFonts w:hint="eastAsia"/>
          <w:b/>
          <w:sz w:val="28"/>
          <w:szCs w:val="28"/>
        </w:rPr>
        <w:t>运营商</w:t>
      </w:r>
      <w:r>
        <w:rPr>
          <w:b/>
          <w:sz w:val="28"/>
          <w:szCs w:val="28"/>
        </w:rPr>
        <w:t>BGP</w:t>
      </w:r>
      <w:r>
        <w:rPr>
          <w:rFonts w:hint="eastAsia"/>
          <w:b/>
          <w:sz w:val="28"/>
          <w:szCs w:val="28"/>
        </w:rPr>
        <w:t>路由协议部署</w:t>
      </w:r>
    </w:p>
    <w:p>
      <w:pPr>
        <w:pStyle w:val="3"/>
        <w:tabs>
          <w:tab w:val="left" w:pos="840"/>
          <w:tab w:val="left" w:pos="1140"/>
        </w:tabs>
        <w:spacing w:line="480" w:lineRule="exact"/>
        <w:ind w:firstLineChars="0"/>
        <w:rPr>
          <w:sz w:val="28"/>
          <w:szCs w:val="28"/>
        </w:rPr>
      </w:pPr>
      <w:bookmarkStart w:id="12" w:name="_Toc451520129"/>
      <w:r>
        <w:rPr>
          <w:rFonts w:hint="eastAsia"/>
          <w:sz w:val="28"/>
          <w:szCs w:val="28"/>
        </w:rPr>
        <w:t>为教育局信息中心与P市实验小学之间互联互通，申请运营商专线业务。针对运营商组网部署要求如下：</w:t>
      </w:r>
    </w:p>
    <w:p>
      <w:pPr>
        <w:pStyle w:val="57"/>
        <w:numPr>
          <w:ilvl w:val="0"/>
          <w:numId w:val="18"/>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直连接口封装P</w:t>
      </w:r>
      <w:r>
        <w:rPr>
          <w:sz w:val="28"/>
          <w:szCs w:val="28"/>
        </w:rPr>
        <w:t>PP</w:t>
      </w:r>
      <w:r>
        <w:rPr>
          <w:rFonts w:hint="eastAsia"/>
          <w:sz w:val="28"/>
          <w:szCs w:val="28"/>
        </w:rPr>
        <w:t>协议，</w:t>
      </w:r>
      <w:r>
        <w:rPr>
          <w:sz w:val="28"/>
          <w:szCs w:val="28"/>
        </w:rPr>
        <w:t>IGP</w:t>
      </w:r>
      <w:r>
        <w:rPr>
          <w:rFonts w:hint="eastAsia"/>
          <w:sz w:val="28"/>
          <w:szCs w:val="28"/>
        </w:rPr>
        <w:t>部署静态路由方式实现loopback之间互联互通；</w:t>
      </w:r>
    </w:p>
    <w:p>
      <w:pPr>
        <w:pStyle w:val="57"/>
        <w:numPr>
          <w:ilvl w:val="0"/>
          <w:numId w:val="18"/>
        </w:numPr>
        <w:tabs>
          <w:tab w:val="clear" w:pos="840"/>
        </w:tabs>
        <w:spacing w:line="480" w:lineRule="exact"/>
        <w:rPr>
          <w:sz w:val="28"/>
          <w:szCs w:val="28"/>
        </w:rPr>
      </w:pPr>
      <w:r>
        <w:rPr>
          <w:sz w:val="28"/>
          <w:szCs w:val="28"/>
        </w:rPr>
        <w:t>R1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间部署</w:t>
      </w:r>
      <w:r>
        <w:rPr>
          <w:sz w:val="28"/>
          <w:szCs w:val="28"/>
        </w:rPr>
        <w:t>BGP</w:t>
      </w:r>
      <w:r>
        <w:rPr>
          <w:rFonts w:hint="eastAsia"/>
          <w:sz w:val="28"/>
          <w:szCs w:val="28"/>
        </w:rPr>
        <w:t>联盟,联盟</w:t>
      </w:r>
      <w:r>
        <w:rPr>
          <w:sz w:val="28"/>
          <w:szCs w:val="28"/>
        </w:rPr>
        <w:t>AS</w:t>
      </w:r>
      <w:r>
        <w:rPr>
          <w:rFonts w:hint="eastAsia"/>
          <w:sz w:val="28"/>
          <w:szCs w:val="28"/>
        </w:rPr>
        <w:t>号为1</w:t>
      </w:r>
      <w:r>
        <w:rPr>
          <w:sz w:val="28"/>
          <w:szCs w:val="28"/>
        </w:rPr>
        <w:t>00,</w:t>
      </w:r>
      <w:r>
        <w:rPr>
          <w:rFonts w:hint="eastAsia"/>
          <w:sz w:val="28"/>
          <w:szCs w:val="28"/>
        </w:rPr>
        <w:t xml:space="preserve"> 使用L</w:t>
      </w:r>
      <w:r>
        <w:rPr>
          <w:sz w:val="28"/>
          <w:szCs w:val="28"/>
        </w:rPr>
        <w:t>oopback</w:t>
      </w:r>
      <w:r>
        <w:rPr>
          <w:rFonts w:hint="eastAsia"/>
          <w:sz w:val="28"/>
          <w:szCs w:val="28"/>
        </w:rPr>
        <w:t>接口建立Peer</w:t>
      </w:r>
      <w:r>
        <w:rPr>
          <w:sz w:val="28"/>
          <w:szCs w:val="28"/>
        </w:rPr>
        <w:t>;R1</w:t>
      </w:r>
      <w:r>
        <w:rPr>
          <w:rFonts w:hint="eastAsia"/>
          <w:sz w:val="28"/>
          <w:szCs w:val="28"/>
        </w:rPr>
        <w:t>与R</w:t>
      </w:r>
      <w:r>
        <w:rPr>
          <w:sz w:val="28"/>
          <w:szCs w:val="28"/>
        </w:rPr>
        <w:t>2</w:t>
      </w:r>
      <w:r>
        <w:rPr>
          <w:rFonts w:hint="eastAsia"/>
          <w:sz w:val="28"/>
          <w:szCs w:val="28"/>
        </w:rPr>
        <w:t>的成员A</w:t>
      </w:r>
      <w:r>
        <w:rPr>
          <w:sz w:val="28"/>
          <w:szCs w:val="28"/>
        </w:rPr>
        <w:t>S</w:t>
      </w:r>
      <w:r>
        <w:rPr>
          <w:rFonts w:hint="eastAsia"/>
          <w:sz w:val="28"/>
          <w:szCs w:val="28"/>
        </w:rPr>
        <w:t>号为6</w:t>
      </w:r>
      <w:r>
        <w:rPr>
          <w:sz w:val="28"/>
          <w:szCs w:val="28"/>
        </w:rPr>
        <w:t>4512</w:t>
      </w:r>
      <w:r>
        <w:rPr>
          <w:rFonts w:hint="eastAsia"/>
          <w:sz w:val="28"/>
          <w:szCs w:val="28"/>
        </w:rPr>
        <w:t>，R</w:t>
      </w:r>
      <w:r>
        <w:rPr>
          <w:sz w:val="28"/>
          <w:szCs w:val="28"/>
        </w:rPr>
        <w:t>3</w:t>
      </w:r>
      <w:r>
        <w:rPr>
          <w:rFonts w:hint="eastAsia"/>
          <w:sz w:val="28"/>
          <w:szCs w:val="28"/>
        </w:rPr>
        <w:t>的成员A</w:t>
      </w:r>
      <w:r>
        <w:rPr>
          <w:sz w:val="28"/>
          <w:szCs w:val="28"/>
        </w:rPr>
        <w:t>S</w:t>
      </w:r>
      <w:r>
        <w:rPr>
          <w:rFonts w:hint="eastAsia"/>
          <w:sz w:val="28"/>
          <w:szCs w:val="28"/>
        </w:rPr>
        <w:t>号为6</w:t>
      </w:r>
      <w:r>
        <w:rPr>
          <w:sz w:val="28"/>
          <w:szCs w:val="28"/>
        </w:rPr>
        <w:t>4523</w:t>
      </w:r>
      <w:r>
        <w:rPr>
          <w:rFonts w:hint="eastAsia"/>
          <w:sz w:val="28"/>
          <w:szCs w:val="28"/>
        </w:rPr>
        <w:t>；</w:t>
      </w:r>
    </w:p>
    <w:p>
      <w:pPr>
        <w:pStyle w:val="57"/>
        <w:numPr>
          <w:ilvl w:val="0"/>
          <w:numId w:val="18"/>
        </w:numPr>
        <w:tabs>
          <w:tab w:val="clear" w:pos="840"/>
        </w:tabs>
        <w:spacing w:line="480" w:lineRule="exact"/>
        <w:rPr>
          <w:sz w:val="28"/>
          <w:szCs w:val="28"/>
        </w:rPr>
      </w:pPr>
      <w:r>
        <w:rPr>
          <w:rFonts w:hint="eastAsia"/>
          <w:sz w:val="28"/>
          <w:szCs w:val="28"/>
        </w:rPr>
        <w:t>运营商R1、R2、R3各自通告E</w:t>
      </w:r>
      <w:r>
        <w:rPr>
          <w:sz w:val="28"/>
          <w:szCs w:val="28"/>
        </w:rPr>
        <w:t>G1、</w:t>
      </w:r>
      <w:r>
        <w:rPr>
          <w:rFonts w:hint="eastAsia"/>
          <w:sz w:val="28"/>
          <w:szCs w:val="28"/>
        </w:rPr>
        <w:t>E</w:t>
      </w:r>
      <w:r>
        <w:rPr>
          <w:sz w:val="28"/>
          <w:szCs w:val="28"/>
        </w:rPr>
        <w:t>G2</w:t>
      </w:r>
      <w:r>
        <w:rPr>
          <w:rFonts w:hint="eastAsia"/>
          <w:sz w:val="28"/>
          <w:szCs w:val="28"/>
        </w:rPr>
        <w:t>的直连网段到B</w:t>
      </w:r>
      <w:r>
        <w:rPr>
          <w:sz w:val="28"/>
          <w:szCs w:val="28"/>
        </w:rPr>
        <w:t>GP</w:t>
      </w:r>
      <w:r>
        <w:rPr>
          <w:rFonts w:hint="eastAsia"/>
          <w:sz w:val="28"/>
          <w:szCs w:val="28"/>
        </w:rPr>
        <w:t>中，以汇总B段静态路由的方式进行发布，当运营商路由器与</w:t>
      </w:r>
      <w:r>
        <w:rPr>
          <w:sz w:val="28"/>
          <w:szCs w:val="28"/>
        </w:rPr>
        <w:t>EG</w:t>
      </w:r>
      <w:r>
        <w:rPr>
          <w:rFonts w:hint="eastAsia"/>
          <w:sz w:val="28"/>
          <w:szCs w:val="28"/>
        </w:rPr>
        <w:t>直连链路断开时，可通过其他路由器与E</w:t>
      </w:r>
      <w:r>
        <w:rPr>
          <w:sz w:val="28"/>
          <w:szCs w:val="28"/>
        </w:rPr>
        <w:t>G</w:t>
      </w:r>
      <w:r>
        <w:rPr>
          <w:rFonts w:hint="eastAsia"/>
          <w:sz w:val="28"/>
          <w:szCs w:val="28"/>
        </w:rPr>
        <w:t>互通。</w:t>
      </w:r>
    </w:p>
    <w:p>
      <w:pPr>
        <w:pStyle w:val="66"/>
        <w:numPr>
          <w:ilvl w:val="0"/>
          <w:numId w:val="17"/>
        </w:numPr>
        <w:spacing w:line="480" w:lineRule="exact"/>
        <w:ind w:firstLineChars="0"/>
        <w:rPr>
          <w:b/>
          <w:sz w:val="28"/>
          <w:szCs w:val="28"/>
        </w:rPr>
      </w:pPr>
      <w:r>
        <w:rPr>
          <w:rFonts w:hint="eastAsia"/>
          <w:b/>
          <w:sz w:val="28"/>
          <w:szCs w:val="28"/>
        </w:rPr>
        <w:t>路由选路部署</w:t>
      </w:r>
      <w:bookmarkEnd w:id="12"/>
      <w:r>
        <w:rPr>
          <w:rFonts w:hint="eastAsia"/>
          <w:b/>
          <w:sz w:val="28"/>
          <w:szCs w:val="28"/>
        </w:rPr>
        <w:t xml:space="preserve">  </w:t>
      </w:r>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18"/>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 xml:space="preserve"> 路由</w:t>
      </w:r>
      <w:r>
        <w:rPr>
          <w:sz w:val="28"/>
          <w:szCs w:val="28"/>
        </w:rPr>
        <w:t>COST达到分流的目的，且其值必须为</w:t>
      </w:r>
      <w:r>
        <w:rPr>
          <w:rFonts w:hint="eastAsia"/>
          <w:sz w:val="28"/>
          <w:szCs w:val="28"/>
        </w:rPr>
        <w:t>5或</w:t>
      </w:r>
      <w:r>
        <w:rPr>
          <w:sz w:val="28"/>
          <w:szCs w:val="28"/>
        </w:rPr>
        <w:t>10；</w:t>
      </w:r>
    </w:p>
    <w:p>
      <w:pPr>
        <w:pStyle w:val="57"/>
        <w:numPr>
          <w:ilvl w:val="0"/>
          <w:numId w:val="18"/>
        </w:numPr>
        <w:tabs>
          <w:tab w:val="clear" w:pos="840"/>
        </w:tabs>
        <w:spacing w:line="480" w:lineRule="exact"/>
        <w:rPr>
          <w:sz w:val="28"/>
          <w:szCs w:val="28"/>
        </w:rPr>
      </w:pPr>
      <w:r>
        <w:rPr>
          <w:rFonts w:hint="eastAsia"/>
          <w:sz w:val="28"/>
          <w:szCs w:val="28"/>
        </w:rPr>
        <w:t>P市实验小学有线I</w:t>
      </w:r>
      <w:r>
        <w:rPr>
          <w:sz w:val="28"/>
          <w:szCs w:val="28"/>
        </w:rPr>
        <w:t>PV4用户与互联网互通主路径规划为</w:t>
      </w:r>
      <w:r>
        <w:rPr>
          <w:rFonts w:hint="eastAsia"/>
          <w:sz w:val="28"/>
          <w:szCs w:val="28"/>
        </w:rPr>
        <w:t>：</w:t>
      </w:r>
      <w:r>
        <w:rPr>
          <w:sz w:val="28"/>
          <w:szCs w:val="28"/>
        </w:rPr>
        <w:t>S4-S7-EG2;</w:t>
      </w:r>
    </w:p>
    <w:p>
      <w:pPr>
        <w:pStyle w:val="57"/>
        <w:numPr>
          <w:ilvl w:val="0"/>
          <w:numId w:val="18"/>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可无缝切换到备用链路上</w:t>
      </w:r>
      <w:r>
        <w:rPr>
          <w:rFonts w:hint="eastAsia"/>
          <w:sz w:val="28"/>
          <w:szCs w:val="28"/>
        </w:rPr>
        <w:t>。</w:t>
      </w:r>
    </w:p>
    <w:p>
      <w:pPr>
        <w:pStyle w:val="66"/>
        <w:numPr>
          <w:ilvl w:val="0"/>
          <w:numId w:val="17"/>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18"/>
        </w:numPr>
        <w:tabs>
          <w:tab w:val="clear" w:pos="840"/>
        </w:tabs>
        <w:spacing w:line="480" w:lineRule="exact"/>
        <w:rPr>
          <w:sz w:val="28"/>
          <w:szCs w:val="28"/>
        </w:rPr>
      </w:pPr>
      <w:r>
        <w:rPr>
          <w:rFonts w:hint="eastAsia"/>
          <w:sz w:val="28"/>
          <w:szCs w:val="28"/>
        </w:rPr>
        <w:t>教育局信息中心</w:t>
      </w:r>
      <w:r>
        <w:rPr>
          <w:sz w:val="28"/>
          <w:szCs w:val="28"/>
        </w:rPr>
        <w:t>接入</w:t>
      </w:r>
      <w:r>
        <w:rPr>
          <w:rFonts w:hint="eastAsia"/>
          <w:sz w:val="28"/>
          <w:szCs w:val="28"/>
        </w:rPr>
        <w:t>设备</w:t>
      </w:r>
      <w:r>
        <w:rPr>
          <w:sz w:val="28"/>
          <w:szCs w:val="28"/>
        </w:rPr>
        <w:t>S5的Gi0/5至Gi0/12接口</w:t>
      </w:r>
      <w:r>
        <w:rPr>
          <w:rFonts w:hint="eastAsia"/>
          <w:sz w:val="28"/>
          <w:szCs w:val="28"/>
        </w:rPr>
        <w:t>入</w:t>
      </w:r>
      <w:r>
        <w:rPr>
          <w:sz w:val="28"/>
          <w:szCs w:val="28"/>
        </w:rPr>
        <w:t>方向设置接口限速，限速10Mbps,猝发流量1024 kbytes；</w:t>
      </w:r>
    </w:p>
    <w:p>
      <w:pPr>
        <w:pStyle w:val="57"/>
        <w:numPr>
          <w:ilvl w:val="0"/>
          <w:numId w:val="18"/>
        </w:numPr>
        <w:spacing w:line="480" w:lineRule="exact"/>
        <w:rPr>
          <w:sz w:val="28"/>
          <w:szCs w:val="28"/>
        </w:rPr>
      </w:pPr>
      <w:r>
        <w:rPr>
          <w:rFonts w:hint="eastAsia"/>
          <w:sz w:val="28"/>
          <w:szCs w:val="28"/>
        </w:rPr>
        <w:t>运营商</w:t>
      </w:r>
      <w:r>
        <w:rPr>
          <w:sz w:val="28"/>
          <w:szCs w:val="28"/>
        </w:rPr>
        <w:t>R3</w:t>
      </w:r>
      <w:r>
        <w:rPr>
          <w:rFonts w:hint="eastAsia"/>
          <w:sz w:val="28"/>
          <w:szCs w:val="28"/>
        </w:rPr>
        <w:t>服务节点在带宽为</w:t>
      </w:r>
      <w:r>
        <w:rPr>
          <w:sz w:val="28"/>
          <w:szCs w:val="28"/>
        </w:rPr>
        <w:t>2Mbps</w:t>
      </w:r>
      <w:r>
        <w:rPr>
          <w:rFonts w:hint="eastAsia"/>
          <w:sz w:val="28"/>
          <w:szCs w:val="28"/>
        </w:rPr>
        <w:t>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18"/>
        </w:numPr>
        <w:spacing w:line="480" w:lineRule="exact"/>
        <w:rPr>
          <w:sz w:val="28"/>
          <w:szCs w:val="28"/>
        </w:rPr>
      </w:pPr>
      <w:r>
        <w:rPr>
          <w:rFonts w:hint="eastAsia"/>
          <w:sz w:val="28"/>
          <w:szCs w:val="28"/>
        </w:rPr>
        <w:t>运营商</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w:t>
      </w:r>
      <w:r>
        <w:rPr>
          <w:sz w:val="28"/>
          <w:szCs w:val="28"/>
        </w:rPr>
        <w:t>,</w:t>
      </w:r>
      <w:r>
        <w:rPr>
          <w:rFonts w:hint="eastAsia"/>
          <w:sz w:val="28"/>
          <w:szCs w:val="28"/>
        </w:rPr>
        <w:t xml:space="preserve"> 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3"/>
        <w:tabs>
          <w:tab w:val="left" w:pos="840"/>
          <w:tab w:val="left" w:pos="1140"/>
        </w:tabs>
        <w:spacing w:line="480" w:lineRule="exact"/>
        <w:ind w:firstLineChars="0"/>
        <w:rPr>
          <w:sz w:val="28"/>
          <w:szCs w:val="28"/>
        </w:rPr>
        <w:sectPr>
          <w:footerReference r:id="rId3" w:type="default"/>
          <w:footerReference r:id="rId4" w:type="even"/>
          <w:pgSz w:w="11906" w:h="16838"/>
          <w:pgMar w:top="1440" w:right="1701" w:bottom="1440" w:left="1701" w:header="851" w:footer="992" w:gutter="0"/>
          <w:pgNumType w:fmt="numberInDash"/>
          <w:cols w:space="720" w:num="1"/>
          <w:docGrid w:type="lines" w:linePitch="312" w:charSpace="0"/>
        </w:sectPr>
      </w:pPr>
    </w:p>
    <w:p>
      <w:pPr>
        <w:pStyle w:val="4"/>
      </w:pPr>
      <w:r>
        <w:rPr>
          <w:rFonts w:hint="eastAsia"/>
        </w:rPr>
        <w:t>模块四：移动互联网搭建与网优</w:t>
      </w:r>
    </w:p>
    <w:p>
      <w:pPr>
        <w:pStyle w:val="3"/>
        <w:spacing w:line="480" w:lineRule="exact"/>
        <w:ind w:firstLine="560"/>
        <w:rPr>
          <w:sz w:val="28"/>
          <w:szCs w:val="28"/>
        </w:rPr>
      </w:pPr>
      <w:r>
        <w:rPr>
          <w:rFonts w:hint="eastAsia"/>
          <w:sz w:val="28"/>
          <w:szCs w:val="28"/>
        </w:rPr>
        <w:t>教育局信息中心</w:t>
      </w:r>
      <w:r>
        <w:rPr>
          <w:sz w:val="28"/>
          <w:szCs w:val="28"/>
        </w:rPr>
        <w:t>需要规划和</w:t>
      </w:r>
      <w:r>
        <w:rPr>
          <w:rFonts w:hint="eastAsia"/>
          <w:sz w:val="28"/>
          <w:szCs w:val="28"/>
        </w:rPr>
        <w:t>部署无线网络。</w:t>
      </w:r>
      <w:r>
        <w:rPr>
          <w:sz w:val="28"/>
          <w:szCs w:val="28"/>
        </w:rPr>
        <w:t>同时，</w:t>
      </w:r>
      <w:r>
        <w:rPr>
          <w:rFonts w:hint="eastAsia"/>
          <w:sz w:val="28"/>
          <w:szCs w:val="28"/>
        </w:rPr>
        <w:t>为保证用户安全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确保用户</w:t>
      </w:r>
      <w:r>
        <w:rPr>
          <w:sz w:val="28"/>
          <w:szCs w:val="28"/>
        </w:rPr>
        <w:t>良好的</w:t>
      </w:r>
      <w:r>
        <w:rPr>
          <w:rFonts w:hint="eastAsia"/>
          <w:sz w:val="28"/>
          <w:szCs w:val="28"/>
        </w:rPr>
        <w:t>上网</w:t>
      </w:r>
      <w:r>
        <w:rPr>
          <w:sz w:val="28"/>
          <w:szCs w:val="28"/>
        </w:rPr>
        <w:t>体验</w:t>
      </w:r>
      <w:r>
        <w:rPr>
          <w:rFonts w:hint="eastAsia"/>
          <w:sz w:val="28"/>
          <w:szCs w:val="28"/>
        </w:rPr>
        <w:t>。</w:t>
      </w:r>
    </w:p>
    <w:p>
      <w:pPr>
        <w:pStyle w:val="3"/>
        <w:numPr>
          <w:ilvl w:val="0"/>
          <w:numId w:val="19"/>
        </w:numPr>
        <w:spacing w:line="480" w:lineRule="exact"/>
        <w:ind w:firstLineChars="0"/>
        <w:rPr>
          <w:b/>
          <w:sz w:val="28"/>
          <w:szCs w:val="28"/>
        </w:rPr>
      </w:pPr>
      <w:r>
        <w:rPr>
          <w:rFonts w:hint="eastAsia"/>
          <w:b/>
          <w:sz w:val="28"/>
          <w:szCs w:val="28"/>
        </w:rPr>
        <w:t>无线网络基础部署</w:t>
      </w:r>
    </w:p>
    <w:p>
      <w:pPr>
        <w:pStyle w:val="57"/>
        <w:numPr>
          <w:ilvl w:val="0"/>
          <w:numId w:val="16"/>
        </w:numPr>
        <w:tabs>
          <w:tab w:val="clear" w:pos="980"/>
        </w:tabs>
        <w:spacing w:line="480" w:lineRule="exact"/>
        <w:rPr>
          <w:sz w:val="28"/>
          <w:szCs w:val="28"/>
        </w:rPr>
      </w:pPr>
      <w:r>
        <w:rPr>
          <w:rFonts w:hint="eastAsia"/>
          <w:sz w:val="28"/>
          <w:szCs w:val="28"/>
        </w:rPr>
        <w:t>使用</w:t>
      </w:r>
      <w:r>
        <w:rPr>
          <w:sz w:val="28"/>
          <w:szCs w:val="28"/>
        </w:rPr>
        <w:t>S5</w:t>
      </w:r>
      <w:r>
        <w:rPr>
          <w:rFonts w:hint="eastAsia"/>
          <w:sz w:val="28"/>
          <w:szCs w:val="28"/>
        </w:rPr>
        <w:t>作为教育局信息中心无线用户和无线AP的DHCP 服务器。</w:t>
      </w:r>
    </w:p>
    <w:p>
      <w:pPr>
        <w:pStyle w:val="57"/>
        <w:numPr>
          <w:ilvl w:val="0"/>
          <w:numId w:val="16"/>
        </w:numPr>
        <w:spacing w:line="480" w:lineRule="exact"/>
        <w:rPr>
          <w:sz w:val="28"/>
          <w:szCs w:val="28"/>
        </w:rPr>
      </w:pPr>
      <w:r>
        <w:rPr>
          <w:rFonts w:hint="eastAsia"/>
          <w:sz w:val="28"/>
          <w:szCs w:val="28"/>
        </w:rPr>
        <w:t>创建培训教室内网 SSID 为 Ruijie</w:t>
      </w:r>
      <w:r>
        <w:rPr>
          <w:sz w:val="28"/>
          <w:szCs w:val="28"/>
        </w:rPr>
        <w:t>-CW_XX(XX现场提供)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1；创建自习室内网</w:t>
      </w:r>
      <w:r>
        <w:rPr>
          <w:sz w:val="28"/>
          <w:szCs w:val="28"/>
        </w:rPr>
        <w:t xml:space="preserve"> SSID 为 Ruijie-YF_XX(XX现场提供)，WLAN ID 为2。</w:t>
      </w:r>
    </w:p>
    <w:p>
      <w:pPr>
        <w:pStyle w:val="57"/>
        <w:numPr>
          <w:ilvl w:val="0"/>
          <w:numId w:val="16"/>
        </w:numPr>
        <w:spacing w:line="480" w:lineRule="exact"/>
        <w:rPr>
          <w:sz w:val="28"/>
          <w:szCs w:val="28"/>
        </w:rPr>
      </w:pPr>
      <w:r>
        <w:rPr>
          <w:rFonts w:hint="eastAsia"/>
          <w:sz w:val="28"/>
          <w:szCs w:val="28"/>
        </w:rPr>
        <w:t>AP-Group</w:t>
      </w:r>
      <w:r>
        <w:rPr>
          <w:sz w:val="28"/>
          <w:szCs w:val="28"/>
        </w:rPr>
        <w:t>为EB</w:t>
      </w:r>
      <w:r>
        <w:rPr>
          <w:rFonts w:hint="eastAsia"/>
          <w:sz w:val="28"/>
          <w:szCs w:val="28"/>
        </w:rPr>
        <w:t>，内网无线用户关联SSID后可自动获取地址。</w:t>
      </w:r>
    </w:p>
    <w:p>
      <w:pPr>
        <w:pStyle w:val="66"/>
        <w:numPr>
          <w:ilvl w:val="0"/>
          <w:numId w:val="19"/>
        </w:numPr>
        <w:spacing w:line="480" w:lineRule="exact"/>
        <w:ind w:firstLineChars="0"/>
        <w:rPr>
          <w:b/>
          <w:sz w:val="28"/>
          <w:szCs w:val="28"/>
        </w:rPr>
      </w:pPr>
      <w:r>
        <w:rPr>
          <w:rFonts w:hint="eastAsia"/>
          <w:b/>
          <w:sz w:val="28"/>
          <w:szCs w:val="28"/>
        </w:rPr>
        <w:t>AC热备部署</w:t>
      </w:r>
    </w:p>
    <w:p>
      <w:pPr>
        <w:pStyle w:val="57"/>
        <w:numPr>
          <w:ilvl w:val="0"/>
          <w:numId w:val="16"/>
        </w:numPr>
        <w:tabs>
          <w:tab w:val="clear" w:pos="980"/>
        </w:tabs>
        <w:spacing w:line="480" w:lineRule="exact"/>
        <w:rPr>
          <w:sz w:val="28"/>
          <w:szCs w:val="28"/>
        </w:rPr>
      </w:pPr>
      <w:r>
        <w:rPr>
          <w:rFonts w:hint="eastAsia"/>
          <w:sz w:val="28"/>
          <w:szCs w:val="28"/>
        </w:rPr>
        <w:t>教育局信息中心AC</w:t>
      </w:r>
      <w:r>
        <w:rPr>
          <w:sz w:val="28"/>
          <w:szCs w:val="28"/>
        </w:rPr>
        <w:t>1</w:t>
      </w:r>
      <w:r>
        <w:rPr>
          <w:rFonts w:hint="eastAsia"/>
          <w:sz w:val="28"/>
          <w:szCs w:val="28"/>
        </w:rPr>
        <w:t>为主用，AC</w:t>
      </w:r>
      <w:r>
        <w:rPr>
          <w:sz w:val="28"/>
          <w:szCs w:val="28"/>
        </w:rPr>
        <w:t>2</w:t>
      </w:r>
      <w:r>
        <w:rPr>
          <w:rFonts w:hint="eastAsia"/>
          <w:sz w:val="28"/>
          <w:szCs w:val="28"/>
        </w:rPr>
        <w:t>为备用。AP与AC1、AC2均建立隧道，当AP与AC</w:t>
      </w:r>
      <w:r>
        <w:rPr>
          <w:sz w:val="28"/>
          <w:szCs w:val="28"/>
        </w:rPr>
        <w:t>1</w:t>
      </w:r>
      <w:r>
        <w:rPr>
          <w:rFonts w:hint="eastAsia"/>
          <w:sz w:val="28"/>
          <w:szCs w:val="28"/>
        </w:rPr>
        <w:t>失去连接时能无缝切换至AC</w:t>
      </w:r>
      <w:r>
        <w:rPr>
          <w:sz w:val="28"/>
          <w:szCs w:val="28"/>
        </w:rPr>
        <w:t>2</w:t>
      </w:r>
      <w:r>
        <w:rPr>
          <w:rFonts w:hint="eastAsia"/>
          <w:sz w:val="28"/>
          <w:szCs w:val="28"/>
        </w:rPr>
        <w:t>并提供服务。</w:t>
      </w:r>
    </w:p>
    <w:p>
      <w:pPr>
        <w:pStyle w:val="66"/>
        <w:numPr>
          <w:ilvl w:val="0"/>
          <w:numId w:val="19"/>
        </w:numPr>
        <w:spacing w:line="480" w:lineRule="exact"/>
        <w:ind w:firstLineChars="0"/>
        <w:rPr>
          <w:b/>
          <w:sz w:val="28"/>
          <w:szCs w:val="28"/>
        </w:rPr>
      </w:pPr>
      <w:r>
        <w:rPr>
          <w:rFonts w:hint="eastAsia"/>
          <w:b/>
          <w:sz w:val="28"/>
          <w:szCs w:val="28"/>
        </w:rPr>
        <w:t>无线安全部署</w:t>
      </w:r>
    </w:p>
    <w:p>
      <w:pPr>
        <w:pStyle w:val="57"/>
        <w:numPr>
          <w:ilvl w:val="0"/>
          <w:numId w:val="16"/>
        </w:numPr>
        <w:tabs>
          <w:tab w:val="clear" w:pos="980"/>
        </w:tabs>
        <w:spacing w:line="480" w:lineRule="exact"/>
        <w:rPr>
          <w:sz w:val="28"/>
          <w:szCs w:val="28"/>
        </w:rPr>
      </w:pPr>
      <w:r>
        <w:rPr>
          <w:rFonts w:hint="eastAsia"/>
          <w:sz w:val="28"/>
          <w:szCs w:val="28"/>
        </w:rPr>
        <w:t>培训教室用户接入无线网络时需要采用W</w:t>
      </w:r>
      <w:r>
        <w:rPr>
          <w:sz w:val="28"/>
          <w:szCs w:val="28"/>
        </w:rPr>
        <w:t>PA2</w:t>
      </w:r>
      <w:r>
        <w:rPr>
          <w:rFonts w:hint="eastAsia"/>
          <w:sz w:val="28"/>
          <w:szCs w:val="28"/>
        </w:rPr>
        <w:t>加密方式，加密密码为X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16"/>
        </w:numPr>
        <w:tabs>
          <w:tab w:val="clear" w:pos="980"/>
        </w:tabs>
        <w:spacing w:line="480" w:lineRule="exact"/>
        <w:rPr>
          <w:sz w:val="28"/>
          <w:szCs w:val="28"/>
        </w:rPr>
      </w:pPr>
      <w:r>
        <w:rPr>
          <w:rFonts w:hint="eastAsia"/>
          <w:sz w:val="28"/>
          <w:szCs w:val="28"/>
        </w:rPr>
        <w:t>启用白名单校验，仅放通P</w:t>
      </w:r>
      <w:r>
        <w:rPr>
          <w:sz w:val="28"/>
          <w:szCs w:val="28"/>
        </w:rPr>
        <w:t>C2</w:t>
      </w:r>
      <w:r>
        <w:rPr>
          <w:rFonts w:hint="eastAsia"/>
          <w:sz w:val="28"/>
          <w:szCs w:val="28"/>
        </w:rPr>
        <w:t>无线终端；</w:t>
      </w:r>
    </w:p>
    <w:p>
      <w:pPr>
        <w:pStyle w:val="66"/>
        <w:numPr>
          <w:ilvl w:val="0"/>
          <w:numId w:val="19"/>
        </w:numPr>
        <w:spacing w:line="480" w:lineRule="exact"/>
        <w:ind w:firstLineChars="0"/>
        <w:rPr>
          <w:b/>
          <w:sz w:val="28"/>
          <w:szCs w:val="28"/>
        </w:rPr>
      </w:pPr>
      <w:r>
        <w:rPr>
          <w:rFonts w:hint="eastAsia"/>
          <w:b/>
          <w:sz w:val="28"/>
          <w:szCs w:val="28"/>
        </w:rPr>
        <w:t>无线性能优化</w:t>
      </w:r>
    </w:p>
    <w:p>
      <w:pPr>
        <w:pStyle w:val="57"/>
        <w:numPr>
          <w:ilvl w:val="0"/>
          <w:numId w:val="16"/>
        </w:numPr>
        <w:tabs>
          <w:tab w:val="clear" w:pos="980"/>
        </w:tabs>
        <w:spacing w:line="480" w:lineRule="exact"/>
        <w:rPr>
          <w:sz w:val="28"/>
          <w:szCs w:val="28"/>
        </w:rPr>
      </w:pPr>
      <w:r>
        <w:rPr>
          <w:sz w:val="28"/>
          <w:szCs w:val="28"/>
        </w:rPr>
        <w:t>要求内网</w:t>
      </w:r>
      <w:r>
        <w:rPr>
          <w:rFonts w:hint="eastAsia"/>
          <w:sz w:val="28"/>
          <w:szCs w:val="28"/>
        </w:rPr>
        <w:t>无线网络均启用集中转发模式;</w:t>
      </w:r>
      <w:r>
        <w:rPr>
          <w:sz w:val="28"/>
          <w:szCs w:val="28"/>
        </w:rPr>
        <w:t xml:space="preserve"> </w:t>
      </w:r>
    </w:p>
    <w:p>
      <w:pPr>
        <w:pStyle w:val="57"/>
        <w:numPr>
          <w:ilvl w:val="0"/>
          <w:numId w:val="16"/>
        </w:numPr>
        <w:tabs>
          <w:tab w:val="clear" w:pos="980"/>
        </w:tabs>
        <w:spacing w:line="480" w:lineRule="exact"/>
        <w:rPr>
          <w:sz w:val="28"/>
          <w:szCs w:val="28"/>
        </w:rPr>
      </w:pPr>
      <w:r>
        <w:rPr>
          <w:rFonts w:hint="eastAsia"/>
          <w:sz w:val="28"/>
          <w:szCs w:val="28"/>
        </w:rPr>
        <w:t>为了保障教育局信息中心每个用户的无线体验，针对WLAN ID 1</w:t>
      </w:r>
      <w:r>
        <w:rPr>
          <w:sz w:val="28"/>
          <w:szCs w:val="28"/>
        </w:rPr>
        <w:t>下的</w:t>
      </w:r>
      <w:r>
        <w:rPr>
          <w:rFonts w:hint="eastAsia"/>
          <w:sz w:val="28"/>
          <w:szCs w:val="28"/>
        </w:rPr>
        <w:t>每个用户的下行平均速率为</w:t>
      </w:r>
      <w:r>
        <w:rPr>
          <w:sz w:val="28"/>
          <w:szCs w:val="28"/>
        </w:rPr>
        <w:t xml:space="preserve"> 800KB/s </w:t>
      </w:r>
      <w:r>
        <w:rPr>
          <w:rFonts w:hint="eastAsia"/>
          <w:sz w:val="28"/>
          <w:szCs w:val="28"/>
        </w:rPr>
        <w:t>，突发速率为</w:t>
      </w:r>
      <w:r>
        <w:rPr>
          <w:sz w:val="28"/>
          <w:szCs w:val="28"/>
        </w:rPr>
        <w:t>1600KB/s</w:t>
      </w:r>
      <w:r>
        <w:rPr>
          <w:rFonts w:hint="eastAsia"/>
          <w:sz w:val="28"/>
          <w:szCs w:val="28"/>
        </w:rPr>
        <w:t>；</w:t>
      </w:r>
    </w:p>
    <w:p>
      <w:pPr>
        <w:pStyle w:val="57"/>
        <w:numPr>
          <w:ilvl w:val="0"/>
          <w:numId w:val="16"/>
        </w:numPr>
        <w:tabs>
          <w:tab w:val="clear" w:pos="980"/>
        </w:tabs>
        <w:spacing w:line="480" w:lineRule="exact"/>
        <w:rPr>
          <w:sz w:val="28"/>
          <w:szCs w:val="28"/>
        </w:rPr>
      </w:pPr>
      <w:r>
        <w:rPr>
          <w:rFonts w:hint="eastAsia"/>
          <w:sz w:val="28"/>
          <w:szCs w:val="28"/>
        </w:rPr>
        <w:t>配置AP3最大带点人数为30人；</w:t>
      </w:r>
    </w:p>
    <w:p>
      <w:pPr>
        <w:pStyle w:val="57"/>
        <w:numPr>
          <w:ilvl w:val="0"/>
          <w:numId w:val="16"/>
        </w:numPr>
        <w:tabs>
          <w:tab w:val="clear" w:pos="980"/>
        </w:tabs>
        <w:spacing w:line="480" w:lineRule="exact"/>
        <w:rPr>
          <w:sz w:val="28"/>
          <w:szCs w:val="28"/>
        </w:rPr>
        <w:sectPr>
          <w:pgSz w:w="11906" w:h="16838"/>
          <w:pgMar w:top="1440" w:right="1701" w:bottom="1440" w:left="1701" w:header="851" w:footer="992" w:gutter="0"/>
          <w:pgNumType w:fmt="numberInDash"/>
          <w:cols w:space="720" w:num="1"/>
          <w:docGrid w:type="lines" w:linePitch="312" w:charSpace="0"/>
        </w:sectPr>
      </w:pP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:00至23:30期间关闭数理教研部无线服务；</w:t>
      </w:r>
    </w:p>
    <w:p>
      <w:pPr>
        <w:pStyle w:val="57"/>
        <w:numPr>
          <w:ilvl w:val="0"/>
          <w:numId w:val="16"/>
        </w:numPr>
        <w:tabs>
          <w:tab w:val="clear" w:pos="980"/>
        </w:tabs>
        <w:spacing w:line="480" w:lineRule="exact"/>
        <w:rPr>
          <w:sz w:val="28"/>
          <w:szCs w:val="28"/>
        </w:rPr>
      </w:pPr>
      <w:r>
        <w:rPr>
          <w:rFonts w:hint="eastAsia"/>
          <w:sz w:val="28"/>
          <w:szCs w:val="28"/>
        </w:rPr>
        <w:t>设置A</w:t>
      </w:r>
      <w:r>
        <w:rPr>
          <w:sz w:val="28"/>
          <w:szCs w:val="28"/>
        </w:rPr>
        <w:t>P2</w:t>
      </w:r>
      <w:r>
        <w:rPr>
          <w:rFonts w:hint="eastAsia"/>
          <w:sz w:val="28"/>
          <w:szCs w:val="28"/>
        </w:rPr>
        <w:t>最小接入信号强度为-</w:t>
      </w:r>
      <w:r>
        <w:rPr>
          <w:sz w:val="28"/>
          <w:szCs w:val="28"/>
        </w:rPr>
        <w:t>65dBm</w:t>
      </w:r>
      <w:r>
        <w:rPr>
          <w:rFonts w:hint="eastAsia"/>
          <w:sz w:val="28"/>
          <w:szCs w:val="28"/>
        </w:rPr>
        <w:t>；</w:t>
      </w:r>
    </w:p>
    <w:p>
      <w:pPr>
        <w:pStyle w:val="57"/>
        <w:numPr>
          <w:ilvl w:val="0"/>
          <w:numId w:val="16"/>
        </w:numPr>
        <w:tabs>
          <w:tab w:val="clear" w:pos="980"/>
        </w:tabs>
        <w:spacing w:line="480" w:lineRule="exact"/>
        <w:rPr>
          <w:sz w:val="28"/>
          <w:szCs w:val="28"/>
        </w:rPr>
      </w:pPr>
      <w:r>
        <w:rPr>
          <w:rFonts w:hint="eastAsia"/>
          <w:sz w:val="28"/>
          <w:szCs w:val="28"/>
        </w:rPr>
        <w:t>关闭低速率（11b/g 1M、2M、5M，11a 6M、9M）应用接入。</w:t>
      </w:r>
      <w:bookmarkStart w:id="13" w:name="_Hlk503292567"/>
    </w:p>
    <w:bookmarkEnd w:id="13"/>
    <w:p>
      <w:pPr>
        <w:pStyle w:val="3"/>
        <w:ind w:firstLine="600"/>
      </w:pPr>
    </w:p>
    <w:p>
      <w:pPr>
        <w:pStyle w:val="2"/>
        <w:rPr>
          <w:sz w:val="28"/>
          <w:szCs w:val="28"/>
        </w:rPr>
        <w:sectPr>
          <w:type w:val="continuous"/>
          <w:pgSz w:w="11906" w:h="16838"/>
          <w:pgMar w:top="1440" w:right="1701" w:bottom="1440" w:left="1701" w:header="851" w:footer="992" w:gutter="0"/>
          <w:pgNumType w:fmt="numberInDash"/>
          <w:cols w:space="720" w:num="1"/>
          <w:docGrid w:type="lines" w:linePitch="312" w:charSpace="0"/>
        </w:sectPr>
      </w:pPr>
    </w:p>
    <w:p>
      <w:pPr>
        <w:pStyle w:val="4"/>
      </w:pPr>
      <w:r>
        <w:rPr>
          <w:rFonts w:hint="eastAsia"/>
        </w:rPr>
        <w:t>模块五：出口安全防护与远程接入</w:t>
      </w:r>
    </w:p>
    <w:p>
      <w:pPr>
        <w:pStyle w:val="3"/>
        <w:spacing w:line="480" w:lineRule="exact"/>
        <w:ind w:firstLine="560"/>
        <w:rPr>
          <w:sz w:val="28"/>
          <w:szCs w:val="28"/>
        </w:rPr>
      </w:pPr>
      <w:r>
        <w:rPr>
          <w:rFonts w:hint="eastAsia"/>
          <w:sz w:val="28"/>
          <w:szCs w:val="28"/>
        </w:rPr>
        <w:t>教育局信息中心无线用户和P市实验小学有线用户需要通过独立的互联网线路访问外网资源，同时针对访问资源进行用户身份认证与信息审计监督。</w:t>
      </w:r>
      <w:r>
        <w:rPr>
          <w:sz w:val="28"/>
          <w:szCs w:val="28"/>
        </w:rPr>
        <w:t xml:space="preserve"> </w:t>
      </w:r>
    </w:p>
    <w:p>
      <w:pPr>
        <w:pStyle w:val="66"/>
        <w:numPr>
          <w:ilvl w:val="0"/>
          <w:numId w:val="20"/>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18"/>
        </w:numPr>
        <w:tabs>
          <w:tab w:val="clear" w:pos="840"/>
        </w:tabs>
        <w:adjustRightInd w:val="0"/>
        <w:snapToGrid w:val="0"/>
        <w:spacing w:line="480" w:lineRule="exact"/>
        <w:rPr>
          <w:color w:val="0000FF"/>
          <w:sz w:val="28"/>
          <w:szCs w:val="28"/>
          <w:rPrChange w:id="23" w:author=" " w:date="2020-09-22T17:48:52Z">
            <w:rPr>
              <w:sz w:val="28"/>
              <w:szCs w:val="28"/>
            </w:rPr>
          </w:rPrChange>
        </w:rPr>
      </w:pPr>
      <w:r>
        <w:rPr>
          <w:rFonts w:hint="eastAsia"/>
          <w:color w:val="0000FF"/>
          <w:sz w:val="28"/>
          <w:szCs w:val="28"/>
          <w:highlight w:val="yellow"/>
          <w:rPrChange w:id="24" w:author=" " w:date="2020-09-22T17:48:52Z">
            <w:rPr>
              <w:rFonts w:hint="eastAsia"/>
              <w:sz w:val="28"/>
              <w:szCs w:val="28"/>
              <w:highlight w:val="yellow"/>
            </w:rPr>
          </w:rPrChange>
        </w:rPr>
        <w:t>出口网关</w:t>
      </w:r>
      <w:r>
        <w:rPr>
          <w:rFonts w:hint="eastAsia"/>
          <w:color w:val="0000FF"/>
          <w:sz w:val="28"/>
          <w:szCs w:val="28"/>
          <w:rPrChange w:id="25" w:author=" " w:date="2020-09-22T17:48:52Z">
            <w:rPr>
              <w:rFonts w:hint="eastAsia"/>
              <w:sz w:val="28"/>
              <w:szCs w:val="28"/>
            </w:rPr>
          </w:rPrChange>
        </w:rPr>
        <w:t>上进行NAT配置实现教育局信息中心与P市实验小学的所有用户</w:t>
      </w:r>
      <w:r>
        <w:rPr>
          <w:color w:val="0000FF"/>
          <w:sz w:val="28"/>
          <w:szCs w:val="28"/>
          <w:rPrChange w:id="26" w:author=" " w:date="2020-09-22T17:48:52Z">
            <w:rPr>
              <w:sz w:val="28"/>
              <w:szCs w:val="28"/>
            </w:rPr>
          </w:rPrChange>
        </w:rPr>
        <w:t>(ACL 110)</w:t>
      </w:r>
      <w:r>
        <w:rPr>
          <w:rFonts w:hint="eastAsia"/>
          <w:color w:val="0000FF"/>
          <w:sz w:val="28"/>
          <w:szCs w:val="28"/>
          <w:rPrChange w:id="27" w:author=" " w:date="2020-09-22T17:48:52Z">
            <w:rPr>
              <w:rFonts w:hint="eastAsia"/>
              <w:sz w:val="28"/>
              <w:szCs w:val="28"/>
            </w:rPr>
          </w:rPrChange>
        </w:rPr>
        <w:t>均可访问互联网，通过NAPT方式将内网用户IP地址转换到互联网接口上；</w:t>
      </w:r>
    </w:p>
    <w:p>
      <w:pPr>
        <w:pStyle w:val="66"/>
        <w:numPr>
          <w:ilvl w:val="0"/>
          <w:numId w:val="20"/>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color w:val="0000FF"/>
          <w:sz w:val="28"/>
          <w:szCs w:val="28"/>
          <w:rPrChange w:id="28" w:author=" " w:date="2020-09-22T18:13:21Z">
            <w:rPr>
              <w:bCs/>
              <w:sz w:val="28"/>
              <w:szCs w:val="28"/>
            </w:rPr>
          </w:rPrChange>
        </w:rPr>
      </w:pPr>
      <w:r>
        <w:rPr>
          <w:rFonts w:hint="eastAsia"/>
          <w:bCs/>
          <w:color w:val="0000FF"/>
          <w:sz w:val="28"/>
          <w:szCs w:val="28"/>
          <w:rPrChange w:id="29" w:author=" " w:date="2020-09-22T18:13:21Z">
            <w:rPr>
              <w:rFonts w:hint="eastAsia"/>
              <w:bCs/>
              <w:sz w:val="28"/>
              <w:szCs w:val="28"/>
            </w:rPr>
          </w:rPrChange>
        </w:rPr>
        <w:t>在用户没有防火墙做限制的情况下，如果遇到大量的伪源</w:t>
      </w:r>
      <w:r>
        <w:rPr>
          <w:bCs/>
          <w:color w:val="0000FF"/>
          <w:sz w:val="28"/>
          <w:szCs w:val="28"/>
          <w:rPrChange w:id="30" w:author=" " w:date="2020-09-22T18:13:21Z">
            <w:rPr>
              <w:bCs/>
              <w:sz w:val="28"/>
              <w:szCs w:val="28"/>
            </w:rPr>
          </w:rPrChange>
        </w:rPr>
        <w:t>IP攻击，或者是端口扫描时，会把设备的流表占满，而导致正常的数据无法建流而被丢弃，为此要求</w:t>
      </w:r>
      <w:r>
        <w:rPr>
          <w:rFonts w:hint="eastAsia"/>
          <w:bCs/>
          <w:color w:val="0000FF"/>
          <w:sz w:val="28"/>
          <w:szCs w:val="28"/>
          <w:rPrChange w:id="31" w:author=" " w:date="2020-09-22T18:13:21Z">
            <w:rPr>
              <w:rFonts w:hint="eastAsia"/>
              <w:bCs/>
              <w:sz w:val="28"/>
              <w:szCs w:val="28"/>
            </w:rPr>
          </w:rPrChange>
        </w:rPr>
        <w:t>P市实验小学E</w:t>
      </w:r>
      <w:r>
        <w:rPr>
          <w:bCs/>
          <w:color w:val="0000FF"/>
          <w:sz w:val="28"/>
          <w:szCs w:val="28"/>
          <w:rPrChange w:id="32" w:author=" " w:date="2020-09-22T18:13:21Z">
            <w:rPr>
              <w:bCs/>
              <w:sz w:val="28"/>
              <w:szCs w:val="28"/>
            </w:rPr>
          </w:rPrChange>
        </w:rPr>
        <w:t>G2部署全局流表防火墙，</w:t>
      </w:r>
      <w:r>
        <w:rPr>
          <w:rFonts w:hint="eastAsia"/>
          <w:bCs/>
          <w:color w:val="0000FF"/>
          <w:sz w:val="28"/>
          <w:szCs w:val="28"/>
          <w:rPrChange w:id="33" w:author=" " w:date="2020-09-22T18:13:21Z">
            <w:rPr>
              <w:rFonts w:hint="eastAsia"/>
              <w:bCs/>
              <w:sz w:val="28"/>
              <w:szCs w:val="28"/>
            </w:rPr>
          </w:rPrChange>
        </w:rPr>
        <w:t>A</w:t>
      </w:r>
      <w:r>
        <w:rPr>
          <w:bCs/>
          <w:color w:val="0000FF"/>
          <w:sz w:val="28"/>
          <w:szCs w:val="28"/>
          <w:rPrChange w:id="34" w:author=" " w:date="2020-09-22T18:13:21Z">
            <w:rPr>
              <w:bCs/>
              <w:sz w:val="28"/>
              <w:szCs w:val="28"/>
            </w:rPr>
          </w:rPrChange>
        </w:rPr>
        <w:t>CL</w:t>
      </w:r>
      <w:r>
        <w:rPr>
          <w:rFonts w:hint="eastAsia"/>
          <w:bCs/>
          <w:color w:val="0000FF"/>
          <w:sz w:val="28"/>
          <w:szCs w:val="28"/>
          <w:rPrChange w:id="35" w:author=" " w:date="2020-09-22T18:13:21Z">
            <w:rPr>
              <w:rFonts w:hint="eastAsia"/>
              <w:bCs/>
              <w:sz w:val="28"/>
              <w:szCs w:val="28"/>
            </w:rPr>
          </w:rPrChange>
        </w:rPr>
        <w:t>（编号为1</w:t>
      </w:r>
      <w:r>
        <w:rPr>
          <w:bCs/>
          <w:color w:val="0000FF"/>
          <w:sz w:val="28"/>
          <w:szCs w:val="28"/>
          <w:rPrChange w:id="36" w:author=" " w:date="2020-09-22T18:13:21Z">
            <w:rPr>
              <w:bCs/>
              <w:sz w:val="28"/>
              <w:szCs w:val="28"/>
            </w:rPr>
          </w:rPrChange>
        </w:rPr>
        <w:t>02</w:t>
      </w:r>
      <w:r>
        <w:rPr>
          <w:rFonts w:hint="eastAsia"/>
          <w:bCs/>
          <w:color w:val="0000FF"/>
          <w:sz w:val="28"/>
          <w:szCs w:val="28"/>
          <w:rPrChange w:id="37" w:author=" " w:date="2020-09-22T18:13:21Z">
            <w:rPr>
              <w:rFonts w:hint="eastAsia"/>
              <w:bCs/>
              <w:sz w:val="28"/>
              <w:szCs w:val="28"/>
            </w:rPr>
          </w:rPrChange>
        </w:rPr>
        <w:t>）</w:t>
      </w:r>
      <w:r>
        <w:rPr>
          <w:bCs/>
          <w:color w:val="0000FF"/>
          <w:sz w:val="28"/>
          <w:szCs w:val="28"/>
          <w:rPrChange w:id="38" w:author=" " w:date="2020-09-22T18:13:21Z">
            <w:rPr>
              <w:bCs/>
              <w:sz w:val="28"/>
              <w:szCs w:val="28"/>
            </w:rPr>
          </w:rPrChange>
        </w:rPr>
        <w:t>策略要求如下：</w:t>
      </w:r>
    </w:p>
    <w:p>
      <w:pPr>
        <w:pStyle w:val="57"/>
        <w:numPr>
          <w:ilvl w:val="0"/>
          <w:numId w:val="18"/>
        </w:numPr>
        <w:tabs>
          <w:tab w:val="clear" w:pos="840"/>
        </w:tabs>
        <w:adjustRightInd w:val="0"/>
        <w:snapToGrid w:val="0"/>
        <w:spacing w:line="480" w:lineRule="exact"/>
        <w:rPr>
          <w:color w:val="0000FF"/>
          <w:sz w:val="28"/>
          <w:szCs w:val="28"/>
          <w:rPrChange w:id="39" w:author=" " w:date="2020-09-22T18:13:21Z">
            <w:rPr>
              <w:sz w:val="28"/>
              <w:szCs w:val="28"/>
            </w:rPr>
          </w:rPrChange>
        </w:rPr>
      </w:pPr>
      <w:r>
        <w:rPr>
          <w:rFonts w:hint="eastAsia"/>
          <w:color w:val="0000FF"/>
          <w:sz w:val="28"/>
          <w:szCs w:val="28"/>
          <w:rPrChange w:id="40" w:author=" " w:date="2020-09-22T18:13:21Z">
            <w:rPr>
              <w:rFonts w:hint="eastAsia"/>
              <w:sz w:val="28"/>
              <w:szCs w:val="28"/>
            </w:rPr>
          </w:rPrChange>
        </w:rPr>
        <w:t>放通所有</w:t>
      </w:r>
      <w:r>
        <w:rPr>
          <w:color w:val="0000FF"/>
          <w:sz w:val="28"/>
          <w:szCs w:val="28"/>
          <w:rPrChange w:id="41" w:author=" " w:date="2020-09-22T18:13:21Z">
            <w:rPr>
              <w:sz w:val="28"/>
              <w:szCs w:val="28"/>
            </w:rPr>
          </w:rPrChange>
        </w:rPr>
        <w:t>IP到</w:t>
      </w:r>
      <w:r>
        <w:rPr>
          <w:rFonts w:hint="eastAsia"/>
          <w:color w:val="0000FF"/>
          <w:sz w:val="28"/>
          <w:szCs w:val="28"/>
          <w:rPrChange w:id="42" w:author=" " w:date="2020-09-22T18:13:21Z">
            <w:rPr>
              <w:rFonts w:hint="eastAsia"/>
              <w:sz w:val="28"/>
              <w:szCs w:val="28"/>
            </w:rPr>
          </w:rPrChange>
        </w:rPr>
        <w:t>本</w:t>
      </w:r>
      <w:r>
        <w:rPr>
          <w:color w:val="0000FF"/>
          <w:sz w:val="28"/>
          <w:szCs w:val="28"/>
          <w:rPrChange w:id="43" w:author=" " w:date="2020-09-22T18:13:21Z">
            <w:rPr>
              <w:sz w:val="28"/>
              <w:szCs w:val="28"/>
            </w:rPr>
          </w:rPrChange>
        </w:rPr>
        <w:t>设备</w:t>
      </w:r>
      <w:r>
        <w:rPr>
          <w:rFonts w:hint="eastAsia"/>
          <w:color w:val="0000FF"/>
          <w:sz w:val="28"/>
          <w:szCs w:val="28"/>
          <w:rPrChange w:id="44" w:author=" " w:date="2020-09-22T18:13:21Z">
            <w:rPr>
              <w:rFonts w:hint="eastAsia"/>
              <w:sz w:val="28"/>
              <w:szCs w:val="28"/>
            </w:rPr>
          </w:rPrChange>
        </w:rPr>
        <w:t>外网</w:t>
      </w:r>
      <w:r>
        <w:rPr>
          <w:color w:val="0000FF"/>
          <w:sz w:val="28"/>
          <w:szCs w:val="28"/>
          <w:rPrChange w:id="45" w:author=" " w:date="2020-09-22T18:13:21Z">
            <w:rPr>
              <w:sz w:val="28"/>
              <w:szCs w:val="28"/>
            </w:rPr>
          </w:rPrChange>
        </w:rPr>
        <w:t>接口的ICMP</w:t>
      </w:r>
      <w:r>
        <w:rPr>
          <w:rFonts w:hint="eastAsia"/>
          <w:color w:val="0000FF"/>
          <w:sz w:val="28"/>
          <w:szCs w:val="28"/>
          <w:rPrChange w:id="46" w:author=" " w:date="2020-09-22T18:13:21Z">
            <w:rPr>
              <w:rFonts w:hint="eastAsia"/>
              <w:sz w:val="28"/>
              <w:szCs w:val="28"/>
            </w:rPr>
          </w:rPrChange>
        </w:rPr>
        <w:t>、Telnet协议</w:t>
      </w:r>
      <w:r>
        <w:rPr>
          <w:color w:val="0000FF"/>
          <w:sz w:val="28"/>
          <w:szCs w:val="28"/>
          <w:rPrChange w:id="47" w:author=" " w:date="2020-09-22T18:13:21Z">
            <w:rPr>
              <w:sz w:val="28"/>
              <w:szCs w:val="28"/>
            </w:rPr>
          </w:rPrChange>
        </w:rPr>
        <w:t xml:space="preserve">; </w:t>
      </w:r>
    </w:p>
    <w:p>
      <w:pPr>
        <w:pStyle w:val="57"/>
        <w:numPr>
          <w:ilvl w:val="0"/>
          <w:numId w:val="18"/>
        </w:numPr>
        <w:tabs>
          <w:tab w:val="clear" w:pos="840"/>
        </w:tabs>
        <w:adjustRightInd w:val="0"/>
        <w:snapToGrid w:val="0"/>
        <w:spacing w:line="480" w:lineRule="exact"/>
        <w:rPr>
          <w:color w:val="0000FF"/>
          <w:sz w:val="28"/>
          <w:szCs w:val="28"/>
          <w:rPrChange w:id="48" w:author=" " w:date="2020-09-22T18:13:21Z">
            <w:rPr>
              <w:sz w:val="28"/>
              <w:szCs w:val="28"/>
            </w:rPr>
          </w:rPrChange>
        </w:rPr>
      </w:pPr>
      <w:r>
        <w:rPr>
          <w:rFonts w:hint="eastAsia"/>
          <w:color w:val="0000FF"/>
          <w:sz w:val="28"/>
          <w:szCs w:val="28"/>
          <w:rPrChange w:id="49" w:author=" " w:date="2020-09-22T18:13:21Z">
            <w:rPr>
              <w:rFonts w:hint="eastAsia"/>
              <w:sz w:val="28"/>
              <w:szCs w:val="28"/>
            </w:rPr>
          </w:rPrChange>
        </w:rPr>
        <w:t>放通内网终端</w:t>
      </w:r>
      <w:r>
        <w:rPr>
          <w:color w:val="0000FF"/>
          <w:sz w:val="28"/>
          <w:szCs w:val="28"/>
          <w:rPrChange w:id="50" w:author=" " w:date="2020-09-22T18:13:21Z">
            <w:rPr>
              <w:sz w:val="28"/>
              <w:szCs w:val="28"/>
            </w:rPr>
          </w:rPrChange>
        </w:rPr>
        <w:t xml:space="preserve">IP到外网所有资源的访问; </w:t>
      </w:r>
    </w:p>
    <w:p>
      <w:pPr>
        <w:pStyle w:val="57"/>
        <w:numPr>
          <w:ilvl w:val="0"/>
          <w:numId w:val="18"/>
        </w:numPr>
        <w:tabs>
          <w:tab w:val="clear" w:pos="840"/>
        </w:tabs>
        <w:adjustRightInd w:val="0"/>
        <w:snapToGrid w:val="0"/>
        <w:spacing w:line="480" w:lineRule="exact"/>
        <w:rPr>
          <w:color w:val="0000FF"/>
          <w:sz w:val="28"/>
          <w:szCs w:val="28"/>
          <w:rPrChange w:id="51" w:author=" " w:date="2020-09-22T18:13:21Z">
            <w:rPr>
              <w:sz w:val="28"/>
              <w:szCs w:val="28"/>
            </w:rPr>
          </w:rPrChange>
        </w:rPr>
      </w:pPr>
      <w:r>
        <w:rPr>
          <w:rFonts w:hint="eastAsia"/>
          <w:color w:val="0000FF"/>
          <w:sz w:val="28"/>
          <w:szCs w:val="28"/>
          <w:rPrChange w:id="52" w:author=" " w:date="2020-09-22T18:13:21Z">
            <w:rPr>
              <w:rFonts w:hint="eastAsia"/>
              <w:sz w:val="28"/>
              <w:szCs w:val="28"/>
            </w:rPr>
          </w:rPrChange>
        </w:rPr>
        <w:t>根据上下文要求放通设备已启用的功能协议端口。</w:t>
      </w:r>
    </w:p>
    <w:p>
      <w:pPr>
        <w:pStyle w:val="66"/>
        <w:numPr>
          <w:ilvl w:val="0"/>
          <w:numId w:val="20"/>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18"/>
        </w:numPr>
        <w:tabs>
          <w:tab w:val="clear" w:pos="840"/>
        </w:tabs>
        <w:adjustRightInd w:val="0"/>
        <w:snapToGrid w:val="0"/>
        <w:spacing w:line="480" w:lineRule="exact"/>
        <w:rPr>
          <w:color w:val="0000FF"/>
          <w:sz w:val="28"/>
          <w:szCs w:val="28"/>
          <w:rPrChange w:id="53" w:author=" " w:date="2020-09-22T21:44:12Z">
            <w:rPr>
              <w:sz w:val="28"/>
              <w:szCs w:val="28"/>
            </w:rPr>
          </w:rPrChange>
        </w:rPr>
      </w:pPr>
      <w:r>
        <w:rPr>
          <w:rFonts w:hint="eastAsia"/>
          <w:color w:val="0000FF"/>
          <w:sz w:val="28"/>
          <w:szCs w:val="28"/>
          <w:rPrChange w:id="54" w:author=" " w:date="2020-09-22T21:44:12Z">
            <w:rPr>
              <w:rFonts w:hint="eastAsia"/>
              <w:sz w:val="28"/>
              <w:szCs w:val="28"/>
            </w:rPr>
          </w:rPrChange>
        </w:rPr>
        <w:t>教育局信息中心E</w:t>
      </w:r>
      <w:r>
        <w:rPr>
          <w:color w:val="0000FF"/>
          <w:sz w:val="28"/>
          <w:szCs w:val="28"/>
          <w:rPrChange w:id="55" w:author=" " w:date="2020-09-22T21:44:12Z">
            <w:rPr>
              <w:sz w:val="28"/>
              <w:szCs w:val="28"/>
            </w:rPr>
          </w:rPrChange>
        </w:rPr>
        <w:t>G1针对访问外网WEB流量限速每</w:t>
      </w:r>
      <w:r>
        <w:rPr>
          <w:rFonts w:hint="eastAsia"/>
          <w:color w:val="0000FF"/>
          <w:sz w:val="28"/>
          <w:szCs w:val="28"/>
          <w:rPrChange w:id="56" w:author=" " w:date="2020-09-22T21:44:12Z">
            <w:rPr>
              <w:rFonts w:hint="eastAsia"/>
              <w:sz w:val="28"/>
              <w:szCs w:val="28"/>
            </w:rPr>
          </w:rPrChange>
        </w:rPr>
        <w:t>I</w:t>
      </w:r>
      <w:r>
        <w:rPr>
          <w:color w:val="0000FF"/>
          <w:sz w:val="28"/>
          <w:szCs w:val="28"/>
          <w:rPrChange w:id="57" w:author=" " w:date="2020-09-22T21:44:12Z">
            <w:rPr>
              <w:sz w:val="28"/>
              <w:szCs w:val="28"/>
            </w:rPr>
          </w:rPrChange>
        </w:rPr>
        <w:t>P 1000Kbps，内网WEB总流量不超过50M</w:t>
      </w:r>
      <w:r>
        <w:rPr>
          <w:rFonts w:hint="eastAsia"/>
          <w:color w:val="0000FF"/>
          <w:sz w:val="28"/>
          <w:szCs w:val="28"/>
          <w:rPrChange w:id="58" w:author=" " w:date="2020-09-22T21:44:12Z">
            <w:rPr>
              <w:rFonts w:hint="eastAsia"/>
              <w:sz w:val="28"/>
              <w:szCs w:val="28"/>
            </w:rPr>
          </w:rPrChange>
        </w:rPr>
        <w:t>bps。（策略名称W</w:t>
      </w:r>
      <w:r>
        <w:rPr>
          <w:color w:val="0000FF"/>
          <w:sz w:val="28"/>
          <w:szCs w:val="28"/>
          <w:rPrChange w:id="59" w:author=" " w:date="2020-09-22T21:44:12Z">
            <w:rPr>
              <w:sz w:val="28"/>
              <w:szCs w:val="28"/>
            </w:rPr>
          </w:rPrChange>
        </w:rPr>
        <w:t>EB</w:t>
      </w:r>
      <w:r>
        <w:rPr>
          <w:rFonts w:hint="eastAsia"/>
          <w:color w:val="0000FF"/>
          <w:sz w:val="28"/>
          <w:szCs w:val="28"/>
          <w:rPrChange w:id="60" w:author=" " w:date="2020-09-22T21:44:12Z">
            <w:rPr>
              <w:rFonts w:hint="eastAsia"/>
              <w:sz w:val="28"/>
              <w:szCs w:val="28"/>
            </w:rPr>
          </w:rPrChange>
        </w:rPr>
        <w:t>）</w:t>
      </w:r>
    </w:p>
    <w:p>
      <w:pPr>
        <w:pStyle w:val="66"/>
        <w:numPr>
          <w:ilvl w:val="0"/>
          <w:numId w:val="20"/>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18"/>
        </w:numPr>
        <w:tabs>
          <w:tab w:val="clear" w:pos="840"/>
        </w:tabs>
        <w:adjustRightInd w:val="0"/>
        <w:snapToGrid w:val="0"/>
        <w:spacing w:line="480" w:lineRule="exact"/>
        <w:rPr>
          <w:color w:val="0000FF"/>
          <w:sz w:val="28"/>
          <w:szCs w:val="28"/>
          <w:rPrChange w:id="61" w:author=" " w:date="2020-09-22T21:45:07Z">
            <w:rPr>
              <w:sz w:val="28"/>
              <w:szCs w:val="28"/>
            </w:rPr>
          </w:rPrChange>
        </w:rPr>
      </w:pPr>
      <w:bookmarkStart w:id="14" w:name="_Toc451520133"/>
      <w:r>
        <w:rPr>
          <w:rFonts w:hint="eastAsia"/>
          <w:color w:val="0000FF"/>
          <w:sz w:val="28"/>
          <w:szCs w:val="28"/>
          <w:rPrChange w:id="62" w:author=" " w:date="2020-09-22T21:45:07Z">
            <w:rPr>
              <w:rFonts w:hint="eastAsia"/>
              <w:sz w:val="28"/>
              <w:szCs w:val="28"/>
            </w:rPr>
          </w:rPrChange>
        </w:rPr>
        <w:t>教育局信息中心E</w:t>
      </w:r>
      <w:r>
        <w:rPr>
          <w:color w:val="0000FF"/>
          <w:sz w:val="28"/>
          <w:szCs w:val="28"/>
          <w:rPrChange w:id="63" w:author=" " w:date="2020-09-22T21:45:07Z">
            <w:rPr>
              <w:sz w:val="28"/>
              <w:szCs w:val="28"/>
            </w:rPr>
          </w:rPrChange>
        </w:rPr>
        <w:t>G1基于</w:t>
      </w:r>
      <w:r>
        <w:rPr>
          <w:rFonts w:hint="eastAsia"/>
          <w:color w:val="0000FF"/>
          <w:sz w:val="28"/>
          <w:szCs w:val="28"/>
          <w:rPrChange w:id="64" w:author=" " w:date="2020-09-22T21:45:07Z">
            <w:rPr>
              <w:rFonts w:hint="eastAsia"/>
              <w:sz w:val="28"/>
              <w:szCs w:val="28"/>
            </w:rPr>
          </w:rPrChange>
        </w:rPr>
        <w:t>网站访问、邮件收发、</w:t>
      </w:r>
      <w:r>
        <w:rPr>
          <w:color w:val="0000FF"/>
          <w:sz w:val="28"/>
          <w:szCs w:val="28"/>
          <w:rPrChange w:id="65" w:author=" " w:date="2020-09-22T21:45:07Z">
            <w:rPr>
              <w:sz w:val="28"/>
              <w:szCs w:val="28"/>
            </w:rPr>
          </w:rPrChange>
        </w:rPr>
        <w:t>IM聊天、论坛发帖、搜索引擎多应用启用审计功能</w:t>
      </w:r>
      <w:r>
        <w:rPr>
          <w:rFonts w:hint="eastAsia"/>
          <w:color w:val="0000FF"/>
          <w:sz w:val="28"/>
          <w:szCs w:val="28"/>
          <w:rPrChange w:id="66" w:author=" " w:date="2020-09-22T21:45:07Z">
            <w:rPr>
              <w:rFonts w:hint="eastAsia"/>
              <w:sz w:val="28"/>
              <w:szCs w:val="28"/>
            </w:rPr>
          </w:rPrChange>
        </w:rPr>
        <w:t>；</w:t>
      </w:r>
    </w:p>
    <w:p>
      <w:pPr>
        <w:pStyle w:val="57"/>
        <w:numPr>
          <w:ilvl w:val="0"/>
          <w:numId w:val="18"/>
        </w:numPr>
        <w:tabs>
          <w:tab w:val="clear" w:pos="840"/>
        </w:tabs>
        <w:adjustRightInd w:val="0"/>
        <w:snapToGrid w:val="0"/>
        <w:spacing w:line="480" w:lineRule="exact"/>
        <w:rPr>
          <w:color w:val="0000FF"/>
          <w:sz w:val="28"/>
          <w:szCs w:val="28"/>
          <w:rPrChange w:id="67" w:author=" " w:date="2020-09-22T21:46:56Z">
            <w:rPr>
              <w:sz w:val="28"/>
              <w:szCs w:val="28"/>
            </w:rPr>
          </w:rPrChange>
        </w:rPr>
      </w:pPr>
      <w:r>
        <w:rPr>
          <w:rFonts w:hint="eastAsia"/>
          <w:color w:val="0000FF"/>
          <w:sz w:val="28"/>
          <w:szCs w:val="28"/>
          <w:rPrChange w:id="68" w:author=" " w:date="2020-09-22T21:46:56Z">
            <w:rPr>
              <w:rFonts w:hint="eastAsia"/>
              <w:sz w:val="28"/>
              <w:szCs w:val="28"/>
            </w:rPr>
          </w:rPrChange>
        </w:rPr>
        <w:t>教育局信息中心E</w:t>
      </w:r>
      <w:r>
        <w:rPr>
          <w:color w:val="0000FF"/>
          <w:sz w:val="28"/>
          <w:szCs w:val="28"/>
          <w:rPrChange w:id="69" w:author=" " w:date="2020-09-22T21:46:56Z">
            <w:rPr>
              <w:sz w:val="28"/>
              <w:szCs w:val="28"/>
            </w:rPr>
          </w:rPrChange>
        </w:rPr>
        <w:t>G1</w:t>
      </w:r>
      <w:r>
        <w:rPr>
          <w:rFonts w:hint="eastAsia"/>
          <w:color w:val="0000FF"/>
          <w:sz w:val="28"/>
          <w:szCs w:val="28"/>
          <w:rPrChange w:id="70" w:author=" " w:date="2020-09-22T21:46:56Z">
            <w:rPr>
              <w:rFonts w:hint="eastAsia"/>
              <w:sz w:val="28"/>
              <w:szCs w:val="28"/>
            </w:rPr>
          </w:rPrChange>
        </w:rPr>
        <w:t>周一到周五工作时间09：00-</w:t>
      </w:r>
      <w:r>
        <w:rPr>
          <w:color w:val="0000FF"/>
          <w:sz w:val="28"/>
          <w:szCs w:val="28"/>
          <w:rPrChange w:id="71" w:author=" " w:date="2020-09-22T21:46:56Z">
            <w:rPr>
              <w:sz w:val="28"/>
              <w:szCs w:val="28"/>
            </w:rPr>
          </w:rPrChange>
        </w:rPr>
        <w:t>17</w:t>
      </w:r>
      <w:r>
        <w:rPr>
          <w:rFonts w:hint="eastAsia"/>
          <w:color w:val="0000FF"/>
          <w:sz w:val="28"/>
          <w:szCs w:val="28"/>
          <w:rPrChange w:id="72" w:author=" " w:date="2020-09-22T21:46:56Z">
            <w:rPr>
              <w:rFonts w:hint="eastAsia"/>
              <w:sz w:val="28"/>
              <w:szCs w:val="28"/>
            </w:rPr>
          </w:rPrChange>
        </w:rPr>
        <w:t>:00（命名为work）</w:t>
      </w:r>
      <w:r>
        <w:rPr>
          <w:color w:val="0000FF"/>
          <w:sz w:val="28"/>
          <w:szCs w:val="28"/>
          <w:rPrChange w:id="73" w:author=" " w:date="2020-09-22T21:46:56Z">
            <w:rPr>
              <w:sz w:val="28"/>
              <w:szCs w:val="28"/>
            </w:rPr>
          </w:rPrChange>
        </w:rPr>
        <w:t>阻断</w:t>
      </w:r>
      <w:r>
        <w:rPr>
          <w:rFonts w:hint="eastAsia"/>
          <w:color w:val="0000FF"/>
          <w:sz w:val="28"/>
          <w:szCs w:val="28"/>
          <w:rPrChange w:id="74" w:author=" " w:date="2020-09-22T21:46:56Z">
            <w:rPr>
              <w:rFonts w:hint="eastAsia"/>
              <w:sz w:val="28"/>
              <w:szCs w:val="28"/>
            </w:rPr>
          </w:rPrChange>
        </w:rPr>
        <w:t>并审计P2P应用软件使用；（策略名称</w:t>
      </w:r>
      <w:r>
        <w:rPr>
          <w:color w:val="0000FF"/>
          <w:sz w:val="28"/>
          <w:szCs w:val="28"/>
          <w:rPrChange w:id="75" w:author=" " w:date="2020-09-22T21:46:56Z">
            <w:rPr>
              <w:sz w:val="28"/>
              <w:szCs w:val="28"/>
            </w:rPr>
          </w:rPrChange>
        </w:rPr>
        <w:t>P2P</w:t>
      </w:r>
      <w:r>
        <w:rPr>
          <w:rFonts w:hint="eastAsia"/>
          <w:color w:val="0000FF"/>
          <w:sz w:val="28"/>
          <w:szCs w:val="28"/>
          <w:rPrChange w:id="76" w:author=" " w:date="2020-09-22T21:46:56Z">
            <w:rPr>
              <w:rFonts w:hint="eastAsia"/>
              <w:sz w:val="28"/>
              <w:szCs w:val="28"/>
            </w:rPr>
          </w:rPrChange>
        </w:rPr>
        <w:t>）</w:t>
      </w:r>
    </w:p>
    <w:p>
      <w:pPr>
        <w:pStyle w:val="57"/>
        <w:numPr>
          <w:ilvl w:val="0"/>
          <w:numId w:val="18"/>
        </w:numPr>
        <w:spacing w:line="480" w:lineRule="exact"/>
        <w:rPr>
          <w:sz w:val="28"/>
          <w:szCs w:val="28"/>
        </w:rPr>
      </w:pPr>
      <w:r>
        <w:rPr>
          <w:rFonts w:hint="eastAsia"/>
          <w:color w:val="0000FF"/>
          <w:sz w:val="28"/>
          <w:szCs w:val="28"/>
          <w:rPrChange w:id="77" w:author=" " w:date="2020-09-22T21:48:10Z">
            <w:rPr>
              <w:rFonts w:hint="eastAsia"/>
              <w:sz w:val="28"/>
              <w:szCs w:val="28"/>
            </w:rPr>
          </w:rPrChange>
        </w:rPr>
        <w:t>禁止P市实验小学</w:t>
      </w:r>
      <w:r>
        <w:rPr>
          <w:color w:val="0000FF"/>
          <w:sz w:val="28"/>
          <w:szCs w:val="28"/>
          <w:rPrChange w:id="78" w:author=" " w:date="2020-09-22T21:48:10Z">
            <w:rPr>
              <w:sz w:val="28"/>
              <w:szCs w:val="28"/>
            </w:rPr>
          </w:rPrChange>
        </w:rPr>
        <w:t>内网用户通过浏览器访问http://40.1.0.9</w:t>
      </w:r>
      <w:r>
        <w:rPr>
          <w:rFonts w:hint="eastAsia"/>
          <w:color w:val="0000FF"/>
          <w:sz w:val="28"/>
          <w:szCs w:val="28"/>
          <w:rPrChange w:id="79" w:author=" " w:date="2020-09-22T21:48:10Z">
            <w:rPr>
              <w:rFonts w:hint="eastAsia"/>
              <w:sz w:val="28"/>
              <w:szCs w:val="28"/>
            </w:rPr>
          </w:rPrChange>
        </w:rPr>
        <w:t>。</w:t>
      </w:r>
    </w:p>
    <w:bookmarkEnd w:id="14"/>
    <w:p>
      <w:pPr>
        <w:pStyle w:val="66"/>
        <w:numPr>
          <w:ilvl w:val="0"/>
          <w:numId w:val="20"/>
        </w:numPr>
        <w:spacing w:line="480" w:lineRule="exact"/>
        <w:ind w:firstLineChars="0"/>
        <w:rPr>
          <w:b/>
          <w:sz w:val="28"/>
          <w:szCs w:val="28"/>
        </w:rPr>
      </w:pPr>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为了实现教育局信息中心与P市实验小学互访数据的安全性，要求使用</w:t>
      </w:r>
      <w:r>
        <w:rPr>
          <w:sz w:val="28"/>
          <w:szCs w:val="28"/>
        </w:rPr>
        <w:t>IPSec对</w:t>
      </w:r>
      <w:r>
        <w:rPr>
          <w:rFonts w:hint="eastAsia"/>
          <w:sz w:val="28"/>
          <w:szCs w:val="28"/>
        </w:rPr>
        <w:t>双方</w:t>
      </w:r>
      <w:r>
        <w:rPr>
          <w:sz w:val="28"/>
          <w:szCs w:val="28"/>
        </w:rPr>
        <w:t>的数据流进行加密</w:t>
      </w:r>
      <w:r>
        <w:rPr>
          <w:rFonts w:hint="eastAsia"/>
          <w:bCs/>
          <w:sz w:val="28"/>
          <w:szCs w:val="28"/>
        </w:rPr>
        <w:t>A</w:t>
      </w:r>
      <w:r>
        <w:rPr>
          <w:bCs/>
          <w:sz w:val="28"/>
          <w:szCs w:val="28"/>
        </w:rPr>
        <w:t>CL</w:t>
      </w:r>
      <w:r>
        <w:rPr>
          <w:rFonts w:hint="eastAsia"/>
          <w:bCs/>
          <w:sz w:val="28"/>
          <w:szCs w:val="28"/>
        </w:rPr>
        <w:t>（编号为1</w:t>
      </w:r>
      <w:r>
        <w:rPr>
          <w:bCs/>
          <w:sz w:val="28"/>
          <w:szCs w:val="28"/>
        </w:rPr>
        <w:t>01</w:t>
      </w:r>
      <w:r>
        <w:rPr>
          <w:rFonts w:hint="eastAsia"/>
          <w:bCs/>
          <w:sz w:val="28"/>
          <w:szCs w:val="28"/>
        </w:rPr>
        <w:t>）</w:t>
      </w:r>
      <w:r>
        <w:rPr>
          <w:sz w:val="28"/>
          <w:szCs w:val="28"/>
        </w:rPr>
        <w:t>。</w:t>
      </w:r>
      <w:r>
        <w:rPr>
          <w:rFonts w:hint="eastAsia"/>
          <w:sz w:val="28"/>
          <w:szCs w:val="28"/>
        </w:rPr>
        <w:t>为此规划如下：</w:t>
      </w:r>
    </w:p>
    <w:p>
      <w:pPr>
        <w:pStyle w:val="3"/>
        <w:numPr>
          <w:ilvl w:val="0"/>
          <w:numId w:val="21"/>
        </w:numPr>
        <w:spacing w:line="480" w:lineRule="exact"/>
        <w:ind w:firstLineChars="0"/>
        <w:rPr>
          <w:color w:val="0000FF"/>
          <w:sz w:val="28"/>
          <w:szCs w:val="28"/>
          <w:rPrChange w:id="80" w:author=" " w:date="2020-09-22T21:56:19Z">
            <w:rPr>
              <w:sz w:val="28"/>
              <w:szCs w:val="28"/>
            </w:rPr>
          </w:rPrChange>
        </w:rPr>
      </w:pPr>
      <w:r>
        <w:rPr>
          <w:rFonts w:hint="eastAsia"/>
          <w:color w:val="0000FF"/>
          <w:sz w:val="28"/>
          <w:szCs w:val="28"/>
          <w:rPrChange w:id="81" w:author=" " w:date="2020-09-22T21:56:19Z">
            <w:rPr>
              <w:rFonts w:hint="eastAsia"/>
              <w:sz w:val="28"/>
              <w:szCs w:val="28"/>
            </w:rPr>
          </w:rPrChange>
        </w:rPr>
        <w:t>要求使用动态隧道主模式，</w:t>
      </w:r>
      <w:r>
        <w:rPr>
          <w:color w:val="0000FF"/>
          <w:sz w:val="28"/>
          <w:szCs w:val="28"/>
          <w:rPrChange w:id="82" w:author=" " w:date="2020-09-22T21:56:19Z">
            <w:rPr>
              <w:sz w:val="28"/>
              <w:szCs w:val="28"/>
            </w:rPr>
          </w:rPrChange>
        </w:rPr>
        <w:t xml:space="preserve">预共享密码为 </w:t>
      </w:r>
      <w:r>
        <w:rPr>
          <w:rFonts w:hint="eastAsia"/>
          <w:color w:val="0000FF"/>
          <w:sz w:val="28"/>
          <w:szCs w:val="28"/>
          <w:rPrChange w:id="83" w:author=" " w:date="2020-09-22T21:56:19Z">
            <w:rPr>
              <w:rFonts w:hint="eastAsia"/>
              <w:sz w:val="28"/>
              <w:szCs w:val="28"/>
            </w:rPr>
          </w:rPrChange>
        </w:rPr>
        <w:t>ruijie</w:t>
      </w:r>
      <w:r>
        <w:rPr>
          <w:color w:val="0000FF"/>
          <w:sz w:val="28"/>
          <w:szCs w:val="28"/>
          <w:rPrChange w:id="84" w:author=" " w:date="2020-09-22T21:56:19Z">
            <w:rPr>
              <w:sz w:val="28"/>
              <w:szCs w:val="28"/>
            </w:rPr>
          </w:rPrChange>
        </w:rPr>
        <w:t>，加密认证方式为 ESP-3DES、ESP-MD5</w:t>
      </w:r>
      <w:r>
        <w:rPr>
          <w:rFonts w:hint="eastAsia"/>
          <w:color w:val="0000FF"/>
          <w:sz w:val="28"/>
          <w:szCs w:val="28"/>
          <w:rPrChange w:id="85" w:author=" " w:date="2020-09-22T21:56:19Z">
            <w:rPr>
              <w:rFonts w:hint="eastAsia"/>
              <w:sz w:val="28"/>
              <w:szCs w:val="28"/>
            </w:rPr>
          </w:rPrChange>
        </w:rPr>
        <w:t>-</w:t>
      </w:r>
      <w:r>
        <w:rPr>
          <w:color w:val="0000FF"/>
          <w:sz w:val="28"/>
          <w:szCs w:val="28"/>
          <w:rPrChange w:id="86" w:author=" " w:date="2020-09-22T21:56:19Z">
            <w:rPr>
              <w:sz w:val="28"/>
              <w:szCs w:val="28"/>
            </w:rPr>
          </w:rPrChange>
        </w:rPr>
        <w:t>HMAC</w:t>
      </w:r>
      <w:r>
        <w:rPr>
          <w:rFonts w:hint="eastAsia"/>
          <w:color w:val="0000FF"/>
          <w:sz w:val="28"/>
          <w:szCs w:val="28"/>
          <w:rPrChange w:id="87" w:author=" " w:date="2020-09-22T21:56:19Z">
            <w:rPr>
              <w:rFonts w:hint="eastAsia"/>
              <w:sz w:val="28"/>
              <w:szCs w:val="28"/>
            </w:rPr>
          </w:rPrChange>
        </w:rPr>
        <w:t>，</w:t>
      </w:r>
      <w:r>
        <w:rPr>
          <w:color w:val="0000FF"/>
          <w:sz w:val="28"/>
          <w:szCs w:val="28"/>
          <w:rPrChange w:id="88" w:author=" " w:date="2020-09-22T21:56:19Z">
            <w:rPr>
              <w:sz w:val="28"/>
              <w:szCs w:val="28"/>
            </w:rPr>
          </w:rPrChange>
        </w:rPr>
        <w:t>DH使用组</w:t>
      </w:r>
      <w:r>
        <w:rPr>
          <w:rFonts w:hint="eastAsia"/>
          <w:color w:val="0000FF"/>
          <w:sz w:val="28"/>
          <w:szCs w:val="28"/>
          <w:rPrChange w:id="89" w:author=" " w:date="2020-09-22T21:56:19Z">
            <w:rPr>
              <w:rFonts w:hint="eastAsia"/>
              <w:sz w:val="28"/>
              <w:szCs w:val="28"/>
            </w:rPr>
          </w:rPrChange>
        </w:rPr>
        <w:t>2;</w:t>
      </w:r>
    </w:p>
    <w:p>
      <w:pPr>
        <w:pStyle w:val="57"/>
        <w:numPr>
          <w:ilvl w:val="0"/>
          <w:numId w:val="21"/>
        </w:numPr>
        <w:tabs>
          <w:tab w:val="left" w:pos="980"/>
        </w:tabs>
        <w:spacing w:line="480" w:lineRule="exact"/>
        <w:rPr>
          <w:color w:val="0000FF"/>
          <w:sz w:val="28"/>
          <w:szCs w:val="28"/>
          <w:rPrChange w:id="90" w:author=" " w:date="2020-09-22T21:56:19Z">
            <w:rPr>
              <w:sz w:val="28"/>
              <w:szCs w:val="28"/>
            </w:rPr>
          </w:rPrChange>
        </w:rPr>
      </w:pPr>
      <w:r>
        <w:rPr>
          <w:rFonts w:hint="eastAsia"/>
          <w:color w:val="0000FF"/>
          <w:sz w:val="28"/>
          <w:szCs w:val="28"/>
          <w:rPrChange w:id="91" w:author=" " w:date="2020-09-22T21:56:19Z">
            <w:rPr>
              <w:rFonts w:hint="eastAsia"/>
              <w:sz w:val="28"/>
              <w:szCs w:val="28"/>
            </w:rPr>
          </w:rPrChange>
        </w:rPr>
        <w:t>总分机构间数据通信及加密通过运营商</w:t>
      </w:r>
      <w:r>
        <w:rPr>
          <w:color w:val="0000FF"/>
          <w:sz w:val="28"/>
          <w:szCs w:val="28"/>
          <w:rPrChange w:id="92" w:author=" " w:date="2020-09-22T21:56:19Z">
            <w:rPr>
              <w:sz w:val="28"/>
              <w:szCs w:val="28"/>
            </w:rPr>
          </w:rPrChange>
        </w:rPr>
        <w:t>R1</w:t>
      </w:r>
      <w:r>
        <w:rPr>
          <w:rFonts w:hint="eastAsia"/>
          <w:color w:val="0000FF"/>
          <w:sz w:val="28"/>
          <w:szCs w:val="28"/>
          <w:rPrChange w:id="93" w:author=" " w:date="2020-09-22T21:56:19Z">
            <w:rPr>
              <w:rFonts w:hint="eastAsia"/>
              <w:sz w:val="28"/>
              <w:szCs w:val="28"/>
            </w:rPr>
          </w:rPrChange>
        </w:rPr>
        <w:t>联通节点作为中转设备；</w:t>
      </w:r>
    </w:p>
    <w:p>
      <w:pPr>
        <w:pStyle w:val="57"/>
        <w:numPr>
          <w:ilvl w:val="0"/>
          <w:numId w:val="18"/>
        </w:numPr>
        <w:tabs>
          <w:tab w:val="clear" w:pos="840"/>
        </w:tabs>
        <w:spacing w:line="480" w:lineRule="exact"/>
        <w:rPr>
          <w:sz w:val="28"/>
          <w:szCs w:val="28"/>
        </w:rPr>
      </w:pPr>
      <w:r>
        <w:rPr>
          <w:rFonts w:hint="eastAsia"/>
          <w:sz w:val="28"/>
          <w:szCs w:val="28"/>
        </w:rPr>
        <w:t>教育局信息中心无线I</w:t>
      </w:r>
      <w:r>
        <w:rPr>
          <w:sz w:val="28"/>
          <w:szCs w:val="28"/>
        </w:rPr>
        <w:t>PV4用户与</w:t>
      </w:r>
      <w:r>
        <w:rPr>
          <w:rFonts w:hint="eastAsia"/>
          <w:sz w:val="28"/>
          <w:szCs w:val="28"/>
        </w:rPr>
        <w:t>P市实验小学I</w:t>
      </w:r>
      <w:r>
        <w:rPr>
          <w:sz w:val="28"/>
          <w:szCs w:val="28"/>
        </w:rPr>
        <w:t>PV4</w:t>
      </w:r>
      <w:r>
        <w:rPr>
          <w:rFonts w:hint="eastAsia"/>
          <w:sz w:val="28"/>
          <w:szCs w:val="28"/>
        </w:rPr>
        <w:t>用户</w:t>
      </w:r>
      <w:r>
        <w:rPr>
          <w:sz w:val="28"/>
          <w:szCs w:val="28"/>
        </w:rPr>
        <w:t>互通主路径规划为</w:t>
      </w:r>
      <w:r>
        <w:rPr>
          <w:rFonts w:hint="eastAsia"/>
          <w:sz w:val="28"/>
          <w:szCs w:val="28"/>
        </w:rPr>
        <w:t>：</w:t>
      </w:r>
      <w:r>
        <w:rPr>
          <w:sz w:val="28"/>
          <w:szCs w:val="28"/>
        </w:rPr>
        <w:t>AC1-S5-EG1</w:t>
      </w:r>
      <w:r>
        <w:rPr>
          <w:rFonts w:hint="eastAsia"/>
          <w:sz w:val="28"/>
          <w:szCs w:val="28"/>
        </w:rPr>
        <w:t>-</w:t>
      </w:r>
      <w:r>
        <w:rPr>
          <w:sz w:val="28"/>
          <w:szCs w:val="28"/>
        </w:rPr>
        <w:t>EG</w:t>
      </w:r>
      <w:bookmarkStart w:id="25" w:name="_GoBack"/>
      <w:bookmarkEnd w:id="25"/>
      <w:r>
        <w:rPr>
          <w:sz w:val="28"/>
          <w:szCs w:val="28"/>
        </w:rPr>
        <w:t>2-S7-S4-S1/S2(</w:t>
      </w:r>
      <w:r>
        <w:rPr>
          <w:rFonts w:hint="eastAsia"/>
          <w:sz w:val="28"/>
          <w:szCs w:val="28"/>
        </w:rPr>
        <w:t>E</w:t>
      </w:r>
      <w:r>
        <w:rPr>
          <w:sz w:val="28"/>
          <w:szCs w:val="28"/>
        </w:rPr>
        <w:t>G1/EG2</w:t>
      </w:r>
      <w:r>
        <w:rPr>
          <w:rFonts w:hint="eastAsia"/>
          <w:sz w:val="28"/>
          <w:szCs w:val="28"/>
        </w:rPr>
        <w:t>间运行V</w:t>
      </w:r>
      <w:r>
        <w:rPr>
          <w:sz w:val="28"/>
          <w:szCs w:val="28"/>
        </w:rPr>
        <w:t>PN</w:t>
      </w:r>
      <w:r>
        <w:rPr>
          <w:rFonts w:hint="eastAsia"/>
          <w:sz w:val="28"/>
          <w:szCs w:val="28"/>
        </w:rPr>
        <w:t>隧道</w:t>
      </w:r>
      <w:r>
        <w:rPr>
          <w:sz w:val="28"/>
          <w:szCs w:val="28"/>
        </w:rPr>
        <w:t>)</w:t>
      </w:r>
      <w:r>
        <w:rPr>
          <w:rFonts w:hint="eastAsia"/>
          <w:sz w:val="28"/>
          <w:szCs w:val="28"/>
        </w:rPr>
        <w:t>。</w:t>
      </w:r>
    </w:p>
    <w:p>
      <w:pPr>
        <w:pStyle w:val="66"/>
        <w:numPr>
          <w:ilvl w:val="0"/>
          <w:numId w:val="20"/>
        </w:numPr>
        <w:spacing w:line="480" w:lineRule="exact"/>
        <w:ind w:firstLineChars="0"/>
        <w:rPr>
          <w:b/>
          <w:sz w:val="28"/>
          <w:szCs w:val="28"/>
        </w:rPr>
      </w:pPr>
      <w:r>
        <w:rPr>
          <w:rFonts w:hint="eastAsia"/>
          <w:b/>
          <w:sz w:val="28"/>
          <w:szCs w:val="28"/>
        </w:rPr>
        <w:t>数据分流与负载均衡</w:t>
      </w:r>
    </w:p>
    <w:p>
      <w:pPr>
        <w:pStyle w:val="57"/>
        <w:numPr>
          <w:ilvl w:val="0"/>
          <w:numId w:val="18"/>
        </w:numPr>
        <w:tabs>
          <w:tab w:val="clear" w:pos="840"/>
        </w:tabs>
        <w:adjustRightInd w:val="0"/>
        <w:snapToGrid w:val="0"/>
        <w:spacing w:line="480" w:lineRule="exact"/>
        <w:rPr>
          <w:color w:val="0000FF"/>
          <w:sz w:val="28"/>
          <w:szCs w:val="28"/>
          <w:rPrChange w:id="94" w:author=" " w:date="2020-09-22T18:17:18Z">
            <w:rPr>
              <w:sz w:val="28"/>
              <w:szCs w:val="28"/>
            </w:rPr>
          </w:rPrChange>
        </w:rPr>
      </w:pPr>
      <w:r>
        <w:rPr>
          <w:rFonts w:hint="eastAsia"/>
          <w:color w:val="0000FF"/>
          <w:sz w:val="28"/>
          <w:szCs w:val="28"/>
          <w:rPrChange w:id="95" w:author=" " w:date="2020-09-22T18:17:18Z">
            <w:rPr>
              <w:rFonts w:hint="eastAsia"/>
              <w:sz w:val="28"/>
              <w:szCs w:val="28"/>
            </w:rPr>
          </w:rPrChange>
        </w:rPr>
        <w:t>教育局信息中心与P市实验小学用户数据流匹配EG内置联通、电信与教育地址库，实现访问联通资源走联通线路，访问电信资源走电信线路，访问教育网资源走教育网线路；</w:t>
      </w:r>
    </w:p>
    <w:p>
      <w:pPr>
        <w:pStyle w:val="57"/>
        <w:numPr>
          <w:ilvl w:val="0"/>
          <w:numId w:val="18"/>
        </w:numPr>
        <w:tabs>
          <w:tab w:val="clear" w:pos="840"/>
        </w:tabs>
        <w:adjustRightInd w:val="0"/>
        <w:snapToGrid w:val="0"/>
        <w:spacing w:line="480" w:lineRule="exact"/>
        <w:rPr>
          <w:color w:val="0000FF"/>
          <w:sz w:val="28"/>
          <w:szCs w:val="28"/>
          <w:rPrChange w:id="96" w:author=" " w:date="2020-09-22T18:17:18Z">
            <w:rPr>
              <w:sz w:val="28"/>
              <w:szCs w:val="28"/>
            </w:rPr>
          </w:rPrChange>
        </w:rPr>
      </w:pPr>
      <w:r>
        <w:rPr>
          <w:rFonts w:hint="eastAsia"/>
          <w:color w:val="0000FF"/>
          <w:sz w:val="28"/>
          <w:szCs w:val="28"/>
          <w:rPrChange w:id="97" w:author=" " w:date="2020-09-22T18:17:18Z">
            <w:rPr>
              <w:rFonts w:hint="eastAsia"/>
              <w:sz w:val="28"/>
              <w:szCs w:val="28"/>
            </w:rPr>
          </w:rPrChange>
        </w:rPr>
        <w:t>除联通、电信、教育资源之外默认所有数据流在三条线路间进行负载转发；</w:t>
      </w:r>
    </w:p>
    <w:p>
      <w:pPr>
        <w:pStyle w:val="57"/>
        <w:numPr>
          <w:ilvl w:val="0"/>
          <w:numId w:val="18"/>
        </w:numPr>
        <w:tabs>
          <w:tab w:val="clear" w:pos="840"/>
        </w:tabs>
        <w:adjustRightInd w:val="0"/>
        <w:snapToGrid w:val="0"/>
        <w:spacing w:line="480" w:lineRule="exact"/>
        <w:rPr>
          <w:color w:val="0000FF"/>
          <w:sz w:val="28"/>
          <w:szCs w:val="28"/>
          <w:rPrChange w:id="98" w:author=" " w:date="2020-09-22T18:17:18Z">
            <w:rPr>
              <w:sz w:val="28"/>
              <w:szCs w:val="28"/>
            </w:rPr>
          </w:rPrChange>
        </w:rPr>
      </w:pPr>
      <w:r>
        <w:rPr>
          <w:rFonts w:hint="eastAsia"/>
          <w:color w:val="0000FF"/>
          <w:sz w:val="28"/>
          <w:szCs w:val="28"/>
          <w:rPrChange w:id="99" w:author=" " w:date="2020-09-22T18:17:18Z">
            <w:rPr>
              <w:rFonts w:hint="eastAsia"/>
              <w:sz w:val="28"/>
              <w:szCs w:val="28"/>
            </w:rPr>
          </w:rPrChange>
        </w:rPr>
        <w:t>P市实验小学E</w:t>
      </w:r>
      <w:r>
        <w:rPr>
          <w:color w:val="0000FF"/>
          <w:sz w:val="28"/>
          <w:szCs w:val="28"/>
          <w:rPrChange w:id="100" w:author=" " w:date="2020-09-22T18:17:18Z">
            <w:rPr>
              <w:sz w:val="28"/>
              <w:szCs w:val="28"/>
            </w:rPr>
          </w:rPrChange>
        </w:rPr>
        <w:t>G2</w:t>
      </w:r>
      <w:r>
        <w:rPr>
          <w:rFonts w:hint="eastAsia"/>
          <w:color w:val="0000FF"/>
          <w:sz w:val="28"/>
          <w:szCs w:val="28"/>
          <w:rPrChange w:id="101" w:author=" " w:date="2020-09-22T18:17:18Z">
            <w:rPr>
              <w:rFonts w:hint="eastAsia"/>
              <w:sz w:val="28"/>
              <w:szCs w:val="28"/>
            </w:rPr>
          </w:rPrChange>
        </w:rPr>
        <w:t>每天晚上6点到10点（命名为Night）联通线路上网流量压力较大</w:t>
      </w:r>
      <w:r>
        <w:rPr>
          <w:rFonts w:hint="eastAsia"/>
          <w:color w:val="0000FF"/>
          <w:rPrChange w:id="102" w:author=" " w:date="2020-09-22T18:17:18Z">
            <w:rPr>
              <w:rFonts w:hint="eastAsia"/>
            </w:rPr>
          </w:rPrChange>
        </w:rPr>
        <w:t>，将P2P应用软件流量在此时间段内引流到电信线路。</w:t>
      </w:r>
    </w:p>
    <w:p>
      <w:pPr>
        <w:pStyle w:val="3"/>
        <w:spacing w:line="480" w:lineRule="exact"/>
        <w:ind w:firstLine="280" w:firstLineChars="100"/>
        <w:rPr>
          <w:sz w:val="28"/>
          <w:szCs w:val="28"/>
        </w:rPr>
      </w:pPr>
    </w:p>
    <w:p>
      <w:pPr>
        <w:pStyle w:val="3"/>
        <w:ind w:firstLine="600"/>
      </w:pPr>
    </w:p>
    <w:p>
      <w:pPr>
        <w:rPr>
          <w:sz w:val="28"/>
          <w:szCs w:val="28"/>
        </w:rPr>
      </w:pPr>
      <w:r>
        <w:rPr>
          <w:rFonts w:hint="eastAsia"/>
          <w:sz w:val="28"/>
          <w:szCs w:val="28"/>
        </w:rPr>
        <w:t>提交竞赛结果文件（模块二、模块三、模块四、模块五）</w:t>
      </w:r>
    </w:p>
    <w:p>
      <w:pPr>
        <w:ind w:firstLine="720"/>
        <w:rPr>
          <w:sz w:val="28"/>
          <w:szCs w:val="28"/>
        </w:rPr>
      </w:pPr>
      <w:r>
        <w:rPr>
          <w:rFonts w:hint="eastAsia"/>
          <w:sz w:val="28"/>
          <w:szCs w:val="28"/>
        </w:rPr>
        <w:t>制作竞赛结果文件：严格按照</w:t>
      </w:r>
      <w:r>
        <w:rPr>
          <w:sz w:val="28"/>
          <w:szCs w:val="28"/>
        </w:rPr>
        <w:t xml:space="preserve"> “交换路由无线网关设备配置答题卡.docx”文档格式要求制作输出竞赛结果文件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72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running-config命令，将该命令下显示的结果分别保存到独立的TXT文件中，文件名以设备编号命名（S</w:t>
      </w:r>
      <w:r>
        <w:rPr>
          <w:rFonts w:hint="eastAsia"/>
          <w:sz w:val="28"/>
          <w:szCs w:val="28"/>
        </w:rPr>
        <w:t>1、</w:t>
      </w:r>
      <w:r>
        <w:rPr>
          <w:sz w:val="28"/>
          <w:szCs w:val="28"/>
        </w:rPr>
        <w:t>S</w:t>
      </w:r>
      <w:r>
        <w:rPr>
          <w:rFonts w:hint="eastAsia"/>
          <w:sz w:val="28"/>
          <w:szCs w:val="28"/>
        </w:rPr>
        <w:t>2</w:t>
      </w:r>
      <w:r>
        <w:rPr>
          <w:sz w:val="28"/>
          <w:szCs w:val="28"/>
        </w:rPr>
        <w:t>、S3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、VSU</w:t>
      </w:r>
      <w:r>
        <w:rPr>
          <w:sz w:val="28"/>
          <w:szCs w:val="28"/>
        </w:rPr>
        <w:t>、R1、R2、R3、AC1、AC2、EG1、EG2），并把所有的TXT文件存放在“设备配置”文件夹下。</w:t>
      </w:r>
    </w:p>
    <w:p>
      <w:pPr>
        <w:rPr>
          <w:sz w:val="28"/>
          <w:szCs w:val="28"/>
        </w:rPr>
      </w:pPr>
      <w:r>
        <w:rPr>
          <w:sz w:val="28"/>
          <w:szCs w:val="28"/>
        </w:rPr>
        <w:t xml:space="preserve">  </w:t>
      </w:r>
      <w:r>
        <w:rPr>
          <w:sz w:val="28"/>
          <w:szCs w:val="28"/>
        </w:rPr>
        <w:tab/>
      </w: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pPr>
        <w:rPr>
          <w:sz w:val="28"/>
          <w:szCs w:val="28"/>
        </w:rPr>
      </w:pPr>
    </w:p>
    <w:p>
      <w:pPr>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bookmarkEnd w:id="6"/>
    </w:p>
    <w:p>
      <w:pPr>
        <w:rPr>
          <w:sz w:val="28"/>
          <w:szCs w:val="28"/>
        </w:rPr>
      </w:pPr>
    </w:p>
    <w:p>
      <w:pPr>
        <w:pStyle w:val="4"/>
      </w:pPr>
      <w:r>
        <w:rPr>
          <w:rFonts w:hint="eastAsia"/>
          <w:szCs w:val="28"/>
        </w:rPr>
        <w:t>模块六：</w:t>
      </w:r>
      <w:r>
        <w:rPr>
          <w:rFonts w:hint="eastAsia"/>
        </w:rPr>
        <w:t>云平台搭建与企业服务应用</w:t>
      </w:r>
    </w:p>
    <w:p>
      <w:pPr>
        <w:spacing w:line="480" w:lineRule="exact"/>
        <w:ind w:firstLine="560"/>
        <w:rPr>
          <w:rStyle w:val="92"/>
          <w:sz w:val="28"/>
          <w:szCs w:val="28"/>
          <w:lang w:val="zh-TW" w:eastAsia="zh-TW"/>
        </w:rPr>
      </w:pPr>
      <w:r>
        <w:rPr>
          <w:rFonts w:hint="eastAsia"/>
          <w:sz w:val="28"/>
          <w:szCs w:val="28"/>
          <w:lang w:eastAsia="zh-TW"/>
        </w:rPr>
        <w:t>教育局信息中心</w:t>
      </w:r>
      <w:r>
        <w:rPr>
          <w:rStyle w:val="92"/>
          <w:sz w:val="28"/>
          <w:szCs w:val="28"/>
          <w:lang w:val="zh-TW" w:eastAsia="zh-TW"/>
        </w:rPr>
        <w:t>为了更好管理数据，提供服务，需要在P市实验小学建立自己的小型数据中心及云计算服务平台，以达到快速、可靠交换数据，以及增强业务部署弹性的目的。</w:t>
      </w:r>
    </w:p>
    <w:p>
      <w:pPr>
        <w:pStyle w:val="66"/>
        <w:numPr>
          <w:ilvl w:val="0"/>
          <w:numId w:val="22"/>
        </w:numPr>
        <w:spacing w:line="480" w:lineRule="exact"/>
        <w:ind w:firstLineChars="0"/>
        <w:rPr>
          <w:rStyle w:val="92"/>
          <w:b/>
          <w:bCs/>
          <w:sz w:val="28"/>
          <w:szCs w:val="28"/>
          <w:lang w:val="zh-TW" w:eastAsia="zh-TW"/>
        </w:rPr>
      </w:pPr>
      <w:r>
        <w:rPr>
          <w:rStyle w:val="92"/>
          <w:rFonts w:hint="eastAsia"/>
          <w:b/>
          <w:bCs/>
          <w:sz w:val="28"/>
          <w:szCs w:val="28"/>
          <w:lang w:val="zh-TW" w:eastAsia="zh-TW"/>
        </w:rPr>
        <w:t>云计算管理平台环境</w:t>
      </w:r>
    </w:p>
    <w:p>
      <w:pPr>
        <w:pStyle w:val="57"/>
        <w:numPr>
          <w:ilvl w:val="0"/>
          <w:numId w:val="10"/>
        </w:numPr>
        <w:tabs>
          <w:tab w:val="left" w:pos="360"/>
        </w:tabs>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10"/>
        </w:numPr>
        <w:tabs>
          <w:tab w:val="left" w:pos="360"/>
        </w:tabs>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用户名：随机</w:t>
      </w:r>
    </w:p>
    <w:p>
      <w:pPr>
        <w:pStyle w:val="3"/>
        <w:ind w:left="1140" w:firstLine="560"/>
        <w:rPr>
          <w:sz w:val="28"/>
          <w:szCs w:val="28"/>
        </w:rPr>
      </w:pPr>
      <w:r>
        <w:rPr>
          <w:rFonts w:hint="eastAsia"/>
          <w:sz w:val="28"/>
          <w:szCs w:val="28"/>
        </w:rPr>
        <w:t>密码：随机</w:t>
      </w:r>
    </w:p>
    <w:p>
      <w:pPr>
        <w:pStyle w:val="3"/>
        <w:ind w:firstLineChars="150"/>
        <w:rPr>
          <w:sz w:val="28"/>
          <w:szCs w:val="28"/>
        </w:rPr>
      </w:pPr>
      <w:r>
        <w:rPr>
          <w:rFonts w:hint="eastAsia"/>
          <w:sz w:val="28"/>
          <w:szCs w:val="28"/>
        </w:rPr>
        <w:t>注意：登陆之后禁止点击首页的“一键VPC”按钮。</w:t>
      </w:r>
    </w:p>
    <w:p>
      <w:pPr>
        <w:pStyle w:val="66"/>
        <w:numPr>
          <w:ilvl w:val="0"/>
          <w:numId w:val="22"/>
        </w:numPr>
        <w:spacing w:line="480" w:lineRule="exact"/>
        <w:ind w:firstLineChars="0"/>
        <w:rPr>
          <w:rStyle w:val="92"/>
          <w:b/>
          <w:bCs/>
          <w:sz w:val="28"/>
          <w:szCs w:val="28"/>
          <w:lang w:val="zh-TW" w:eastAsia="zh-TW"/>
        </w:rPr>
      </w:pPr>
      <w:r>
        <w:rPr>
          <w:rStyle w:val="92"/>
          <w:rFonts w:hint="eastAsia"/>
          <w:b/>
          <w:bCs/>
          <w:sz w:val="28"/>
          <w:szCs w:val="28"/>
          <w:lang w:val="zh-TW" w:eastAsia="zh-TW"/>
        </w:rPr>
        <w:t>创建两台虚拟交换机，要求如下：</w:t>
      </w:r>
    </w:p>
    <w:p>
      <w:pPr>
        <w:pStyle w:val="101"/>
        <w:numPr>
          <w:ilvl w:val="0"/>
          <w:numId w:val="23"/>
        </w:numPr>
        <w:ind w:firstLineChars="0"/>
        <w:rPr>
          <w:rStyle w:val="92"/>
          <w:bCs/>
          <w:sz w:val="28"/>
          <w:szCs w:val="28"/>
          <w:lang w:val="zh-TW" w:eastAsia="zh-TW"/>
        </w:rPr>
      </w:pPr>
      <w:r>
        <w:rPr>
          <w:rStyle w:val="92"/>
          <w:rFonts w:hint="eastAsia"/>
          <w:bCs/>
          <w:lang w:val="zh-TW" w:eastAsia="zh-TW"/>
        </w:rPr>
        <w:t>虚</w:t>
      </w:r>
      <w:r>
        <w:rPr>
          <w:rStyle w:val="92"/>
          <w:rFonts w:hint="eastAsia"/>
          <w:bCs/>
          <w:sz w:val="28"/>
          <w:szCs w:val="28"/>
          <w:lang w:val="zh-TW" w:eastAsia="zh-TW"/>
        </w:rPr>
        <w:t>拟交换机子网用途：</w:t>
      </w:r>
    </w:p>
    <w:p>
      <w:pPr>
        <w:pStyle w:val="3"/>
        <w:numPr>
          <w:ilvl w:val="0"/>
          <w:numId w:val="24"/>
        </w:numPr>
        <w:ind w:firstLineChars="0"/>
        <w:rPr>
          <w:sz w:val="28"/>
          <w:szCs w:val="28"/>
        </w:rPr>
      </w:pPr>
      <w:r>
        <w:rPr>
          <w:rFonts w:hint="eastAsia"/>
          <w:sz w:val="28"/>
          <w:szCs w:val="28"/>
        </w:rPr>
        <w:t>虚拟机交换机</w:t>
      </w:r>
      <w:r>
        <w:rPr>
          <w:sz w:val="28"/>
          <w:szCs w:val="28"/>
        </w:rPr>
        <w:t>D</w:t>
      </w:r>
      <w:r>
        <w:rPr>
          <w:rFonts w:hint="eastAsia"/>
          <w:sz w:val="28"/>
          <w:szCs w:val="28"/>
        </w:rPr>
        <w:t>-</w:t>
      </w:r>
      <w:r>
        <w:rPr>
          <w:sz w:val="28"/>
          <w:szCs w:val="28"/>
        </w:rPr>
        <w:t>Net：对外数据通信网络</w:t>
      </w:r>
    </w:p>
    <w:p>
      <w:pPr>
        <w:pStyle w:val="3"/>
        <w:numPr>
          <w:ilvl w:val="0"/>
          <w:numId w:val="24"/>
        </w:numPr>
        <w:ind w:firstLineChars="0"/>
        <w:rPr>
          <w:sz w:val="28"/>
          <w:szCs w:val="28"/>
        </w:rPr>
      </w:pPr>
      <w:r>
        <w:rPr>
          <w:rFonts w:hint="eastAsia"/>
          <w:sz w:val="28"/>
          <w:szCs w:val="28"/>
        </w:rPr>
        <w:t>虚拟机交换机</w:t>
      </w:r>
      <w:r>
        <w:rPr>
          <w:sz w:val="28"/>
          <w:szCs w:val="28"/>
        </w:rPr>
        <w:t>S</w:t>
      </w:r>
      <w:r>
        <w:rPr>
          <w:rFonts w:hint="eastAsia"/>
          <w:sz w:val="28"/>
          <w:szCs w:val="28"/>
        </w:rPr>
        <w:t>-</w:t>
      </w:r>
      <w:r>
        <w:rPr>
          <w:sz w:val="28"/>
          <w:szCs w:val="28"/>
        </w:rPr>
        <w:t>Net：数据存储</w:t>
      </w:r>
      <w:r>
        <w:rPr>
          <w:rFonts w:hint="eastAsia"/>
          <w:sz w:val="28"/>
          <w:szCs w:val="28"/>
        </w:rPr>
        <w:t>通信</w:t>
      </w:r>
      <w:r>
        <w:rPr>
          <w:sz w:val="28"/>
          <w:szCs w:val="28"/>
        </w:rPr>
        <w:t>网络</w:t>
      </w:r>
    </w:p>
    <w:p>
      <w:pPr>
        <w:pStyle w:val="101"/>
        <w:numPr>
          <w:ilvl w:val="0"/>
          <w:numId w:val="23"/>
        </w:numPr>
        <w:ind w:firstLineChars="0"/>
        <w:rPr>
          <w:sz w:val="28"/>
          <w:szCs w:val="28"/>
        </w:rPr>
      </w:pPr>
      <w:r>
        <w:rPr>
          <w:rFonts w:hint="eastAsia"/>
          <w:sz w:val="28"/>
          <w:szCs w:val="28"/>
        </w:rPr>
        <w:t>为数据网络</w:t>
      </w:r>
      <w:r>
        <w:rPr>
          <w:sz w:val="28"/>
          <w:szCs w:val="28"/>
        </w:rPr>
        <w:t>D</w:t>
      </w:r>
      <w:r>
        <w:rPr>
          <w:rFonts w:hint="eastAsia"/>
          <w:sz w:val="28"/>
          <w:szCs w:val="28"/>
        </w:rPr>
        <w:t>-</w:t>
      </w:r>
      <w:r>
        <w:rPr>
          <w:sz w:val="28"/>
          <w:szCs w:val="28"/>
        </w:rPr>
        <w:t>Net创建虚拟交换机，具体要求如下：</w:t>
      </w:r>
    </w:p>
    <w:p>
      <w:pPr>
        <w:pStyle w:val="3"/>
        <w:numPr>
          <w:ilvl w:val="0"/>
          <w:numId w:val="24"/>
        </w:numPr>
        <w:ind w:firstLineChars="0"/>
        <w:rPr>
          <w:sz w:val="28"/>
          <w:szCs w:val="28"/>
        </w:rPr>
      </w:pPr>
      <w:r>
        <w:rPr>
          <w:rFonts w:hint="eastAsia"/>
          <w:sz w:val="28"/>
          <w:szCs w:val="28"/>
        </w:rPr>
        <w:t>虚拟交换机名称：</w:t>
      </w:r>
      <w:r>
        <w:rPr>
          <w:sz w:val="28"/>
          <w:szCs w:val="28"/>
        </w:rPr>
        <w:t>D-Net</w:t>
      </w:r>
    </w:p>
    <w:p>
      <w:pPr>
        <w:pStyle w:val="3"/>
        <w:numPr>
          <w:ilvl w:val="0"/>
          <w:numId w:val="24"/>
        </w:numPr>
        <w:ind w:firstLineChars="0"/>
        <w:rPr>
          <w:sz w:val="28"/>
          <w:szCs w:val="28"/>
        </w:rPr>
      </w:pPr>
      <w:r>
        <w:rPr>
          <w:rFonts w:hint="eastAsia"/>
          <w:sz w:val="28"/>
          <w:szCs w:val="28"/>
        </w:rPr>
        <w:t>子网名称：D-SubNet</w:t>
      </w:r>
    </w:p>
    <w:p>
      <w:pPr>
        <w:pStyle w:val="3"/>
        <w:numPr>
          <w:ilvl w:val="0"/>
          <w:numId w:val="24"/>
        </w:numPr>
        <w:ind w:firstLineChars="0"/>
        <w:rPr>
          <w:sz w:val="28"/>
          <w:szCs w:val="28"/>
        </w:rPr>
      </w:pPr>
      <w:r>
        <w:rPr>
          <w:rFonts w:hint="eastAsia"/>
          <w:sz w:val="28"/>
          <w:szCs w:val="28"/>
        </w:rPr>
        <w:t>网络地址：</w:t>
      </w:r>
      <w:r>
        <w:rPr>
          <w:sz w:val="28"/>
          <w:szCs w:val="28"/>
        </w:rPr>
        <w:t>172.16.1</w:t>
      </w:r>
      <w:r>
        <w:rPr>
          <w:rFonts w:hint="eastAsia"/>
          <w:sz w:val="28"/>
          <w:szCs w:val="28"/>
        </w:rPr>
        <w:t>XX</w:t>
      </w:r>
      <w:r>
        <w:rPr>
          <w:sz w:val="28"/>
          <w:szCs w:val="28"/>
        </w:rPr>
        <w:t>.0/24</w:t>
      </w:r>
    </w:p>
    <w:p>
      <w:pPr>
        <w:pStyle w:val="3"/>
        <w:numPr>
          <w:ilvl w:val="0"/>
          <w:numId w:val="24"/>
        </w:numPr>
        <w:ind w:firstLineChars="0"/>
        <w:rPr>
          <w:sz w:val="28"/>
          <w:szCs w:val="28"/>
        </w:rPr>
      </w:pPr>
      <w:r>
        <w:rPr>
          <w:rFonts w:hint="eastAsia"/>
          <w:sz w:val="28"/>
          <w:szCs w:val="28"/>
        </w:rPr>
        <w:t>启用</w:t>
      </w:r>
      <w:r>
        <w:rPr>
          <w:sz w:val="28"/>
          <w:szCs w:val="28"/>
        </w:rPr>
        <w:t>DHCP功能</w:t>
      </w:r>
    </w:p>
    <w:p>
      <w:pPr>
        <w:pStyle w:val="3"/>
        <w:numPr>
          <w:ilvl w:val="0"/>
          <w:numId w:val="24"/>
        </w:numPr>
        <w:ind w:firstLineChars="0"/>
        <w:rPr>
          <w:sz w:val="28"/>
          <w:szCs w:val="28"/>
        </w:rPr>
      </w:pPr>
      <w:r>
        <w:rPr>
          <w:rFonts w:hint="eastAsia"/>
          <w:sz w:val="28"/>
          <w:szCs w:val="28"/>
        </w:rPr>
        <w:t>分配地址池范围：</w:t>
      </w:r>
      <w:r>
        <w:rPr>
          <w:sz w:val="28"/>
          <w:szCs w:val="28"/>
        </w:rPr>
        <w:t>172.16.1</w:t>
      </w:r>
      <w:r>
        <w:rPr>
          <w:rFonts w:hint="eastAsia"/>
          <w:sz w:val="28"/>
          <w:szCs w:val="28"/>
        </w:rPr>
        <w:t>XX</w:t>
      </w:r>
      <w:r>
        <w:rPr>
          <w:sz w:val="28"/>
          <w:szCs w:val="28"/>
        </w:rPr>
        <w:t>.10-172.16.1</w:t>
      </w:r>
      <w:r>
        <w:rPr>
          <w:rFonts w:hint="eastAsia"/>
          <w:sz w:val="28"/>
          <w:szCs w:val="28"/>
        </w:rPr>
        <w:t>XX</w:t>
      </w:r>
      <w:r>
        <w:rPr>
          <w:sz w:val="28"/>
          <w:szCs w:val="28"/>
        </w:rPr>
        <w:t>.100</w:t>
      </w:r>
    </w:p>
    <w:p>
      <w:pPr>
        <w:pStyle w:val="3"/>
        <w:numPr>
          <w:ilvl w:val="0"/>
          <w:numId w:val="23"/>
        </w:numPr>
        <w:ind w:firstLineChars="0"/>
        <w:rPr>
          <w:sz w:val="28"/>
          <w:szCs w:val="28"/>
        </w:rPr>
      </w:pPr>
      <w:r>
        <w:rPr>
          <w:sz w:val="28"/>
          <w:szCs w:val="28"/>
        </w:rPr>
        <w:t>为存储网络S</w:t>
      </w:r>
      <w:r>
        <w:rPr>
          <w:rFonts w:hint="eastAsia"/>
          <w:sz w:val="28"/>
          <w:szCs w:val="28"/>
        </w:rPr>
        <w:t>-</w:t>
      </w:r>
      <w:r>
        <w:rPr>
          <w:sz w:val="28"/>
          <w:szCs w:val="28"/>
        </w:rPr>
        <w:t>Net创建虚拟交换机，具体要求如下：</w:t>
      </w:r>
    </w:p>
    <w:p>
      <w:pPr>
        <w:pStyle w:val="3"/>
        <w:numPr>
          <w:ilvl w:val="0"/>
          <w:numId w:val="25"/>
        </w:numPr>
        <w:ind w:firstLineChars="0"/>
        <w:rPr>
          <w:sz w:val="28"/>
          <w:szCs w:val="28"/>
        </w:rPr>
      </w:pPr>
      <w:r>
        <w:rPr>
          <w:rFonts w:hint="eastAsia"/>
          <w:sz w:val="28"/>
          <w:szCs w:val="28"/>
        </w:rPr>
        <w:t>虚拟交换机名称：</w:t>
      </w:r>
      <w:r>
        <w:rPr>
          <w:sz w:val="28"/>
          <w:szCs w:val="28"/>
        </w:rPr>
        <w:t>S-Net</w:t>
      </w:r>
    </w:p>
    <w:p>
      <w:pPr>
        <w:pStyle w:val="3"/>
        <w:numPr>
          <w:ilvl w:val="0"/>
          <w:numId w:val="25"/>
        </w:numPr>
        <w:ind w:firstLineChars="0"/>
        <w:rPr>
          <w:sz w:val="28"/>
          <w:szCs w:val="28"/>
        </w:rPr>
      </w:pPr>
      <w:bookmarkStart w:id="15" w:name="OLE_LINK2"/>
      <w:r>
        <w:rPr>
          <w:rFonts w:hint="eastAsia"/>
          <w:sz w:val="28"/>
          <w:szCs w:val="28"/>
        </w:rPr>
        <w:t>子网名称：S-SubNet</w:t>
      </w:r>
    </w:p>
    <w:bookmarkEnd w:id="15"/>
    <w:p>
      <w:pPr>
        <w:pStyle w:val="3"/>
        <w:numPr>
          <w:ilvl w:val="0"/>
          <w:numId w:val="25"/>
        </w:numPr>
        <w:ind w:firstLineChars="0"/>
        <w:rPr>
          <w:sz w:val="28"/>
          <w:szCs w:val="28"/>
        </w:rPr>
      </w:pPr>
      <w:r>
        <w:rPr>
          <w:rFonts w:hint="eastAsia"/>
          <w:sz w:val="28"/>
          <w:szCs w:val="28"/>
        </w:rPr>
        <w:t>网络地址：</w:t>
      </w:r>
      <w:r>
        <w:rPr>
          <w:sz w:val="28"/>
          <w:szCs w:val="28"/>
        </w:rPr>
        <w:t xml:space="preserve"> 192.168.1</w:t>
      </w:r>
      <w:r>
        <w:rPr>
          <w:rFonts w:hint="eastAsia"/>
          <w:sz w:val="28"/>
          <w:szCs w:val="28"/>
        </w:rPr>
        <w:t>XX</w:t>
      </w:r>
      <w:r>
        <w:rPr>
          <w:sz w:val="28"/>
          <w:szCs w:val="28"/>
        </w:rPr>
        <w:t>.0/24</w:t>
      </w:r>
    </w:p>
    <w:p>
      <w:pPr>
        <w:pStyle w:val="3"/>
        <w:numPr>
          <w:ilvl w:val="0"/>
          <w:numId w:val="25"/>
        </w:numPr>
        <w:ind w:firstLineChars="0"/>
        <w:rPr>
          <w:sz w:val="28"/>
          <w:szCs w:val="28"/>
        </w:rPr>
      </w:pPr>
      <w:r>
        <w:rPr>
          <w:rFonts w:hint="eastAsia"/>
          <w:sz w:val="28"/>
          <w:szCs w:val="28"/>
        </w:rPr>
        <w:t>勾选禁用网关功能</w:t>
      </w:r>
    </w:p>
    <w:p>
      <w:pPr>
        <w:pStyle w:val="3"/>
        <w:numPr>
          <w:ilvl w:val="0"/>
          <w:numId w:val="25"/>
        </w:numPr>
        <w:ind w:firstLineChars="0"/>
        <w:rPr>
          <w:sz w:val="28"/>
          <w:szCs w:val="28"/>
        </w:rPr>
      </w:pPr>
      <w:r>
        <w:rPr>
          <w:rFonts w:hint="eastAsia"/>
          <w:sz w:val="28"/>
          <w:szCs w:val="28"/>
        </w:rPr>
        <w:t>启用</w:t>
      </w:r>
      <w:r>
        <w:rPr>
          <w:sz w:val="28"/>
          <w:szCs w:val="28"/>
        </w:rPr>
        <w:t>DHCP功能</w:t>
      </w:r>
    </w:p>
    <w:p>
      <w:pPr>
        <w:pStyle w:val="3"/>
        <w:numPr>
          <w:ilvl w:val="0"/>
          <w:numId w:val="25"/>
        </w:numPr>
        <w:ind w:firstLineChars="0"/>
        <w:rPr>
          <w:sz w:val="28"/>
          <w:szCs w:val="28"/>
        </w:rPr>
      </w:pPr>
      <w:r>
        <w:rPr>
          <w:rFonts w:hint="eastAsia"/>
          <w:sz w:val="28"/>
          <w:szCs w:val="28"/>
        </w:rPr>
        <w:t>分配地址池范围：</w:t>
      </w:r>
      <w:r>
        <w:rPr>
          <w:sz w:val="28"/>
          <w:szCs w:val="28"/>
        </w:rPr>
        <w:t>192.168.1</w:t>
      </w:r>
      <w:r>
        <w:rPr>
          <w:rFonts w:hint="eastAsia"/>
          <w:sz w:val="28"/>
          <w:szCs w:val="28"/>
        </w:rPr>
        <w:t>XX</w:t>
      </w:r>
      <w:r>
        <w:rPr>
          <w:sz w:val="28"/>
          <w:szCs w:val="28"/>
        </w:rPr>
        <w:t>.10-192.168.1</w:t>
      </w:r>
      <w:r>
        <w:rPr>
          <w:rFonts w:hint="eastAsia"/>
          <w:sz w:val="28"/>
          <w:szCs w:val="28"/>
        </w:rPr>
        <w:t>XX</w:t>
      </w:r>
      <w:r>
        <w:rPr>
          <w:sz w:val="28"/>
          <w:szCs w:val="28"/>
        </w:rPr>
        <w:t>.100</w:t>
      </w:r>
    </w:p>
    <w:p>
      <w:pPr>
        <w:pStyle w:val="66"/>
        <w:numPr>
          <w:ilvl w:val="0"/>
          <w:numId w:val="22"/>
        </w:numPr>
        <w:spacing w:line="480" w:lineRule="exact"/>
        <w:ind w:firstLineChars="0"/>
        <w:rPr>
          <w:rStyle w:val="92"/>
          <w:b/>
          <w:bCs/>
          <w:sz w:val="28"/>
          <w:szCs w:val="28"/>
          <w:lang w:val="zh-TW" w:eastAsia="zh-TW"/>
        </w:rPr>
      </w:pPr>
      <w:r>
        <w:rPr>
          <w:rStyle w:val="92"/>
          <w:rFonts w:hint="eastAsia"/>
          <w:b/>
          <w:bCs/>
          <w:sz w:val="28"/>
          <w:szCs w:val="28"/>
          <w:lang w:val="zh-TW" w:eastAsia="zh-TW"/>
        </w:rPr>
        <w:t>创建一台虚拟路由器，要求如下：</w:t>
      </w:r>
    </w:p>
    <w:p>
      <w:pPr>
        <w:pStyle w:val="101"/>
        <w:numPr>
          <w:ilvl w:val="0"/>
          <w:numId w:val="10"/>
        </w:numPr>
        <w:ind w:firstLineChars="0"/>
        <w:rPr>
          <w:bCs/>
          <w:sz w:val="28"/>
          <w:szCs w:val="28"/>
        </w:rPr>
      </w:pPr>
      <w:r>
        <w:rPr>
          <w:rFonts w:hint="eastAsia"/>
          <w:bCs/>
          <w:sz w:val="28"/>
          <w:szCs w:val="28"/>
        </w:rPr>
        <w:t>虚拟路由器名称：</w:t>
      </w:r>
      <w:r>
        <w:rPr>
          <w:bCs/>
          <w:sz w:val="28"/>
          <w:szCs w:val="28"/>
        </w:rPr>
        <w:t>VGate</w:t>
      </w:r>
    </w:p>
    <w:p>
      <w:pPr>
        <w:pStyle w:val="57"/>
        <w:numPr>
          <w:ilvl w:val="0"/>
          <w:numId w:val="10"/>
        </w:numPr>
        <w:tabs>
          <w:tab w:val="left" w:pos="360"/>
        </w:tabs>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2"/>
        </w:numPr>
        <w:spacing w:line="480" w:lineRule="exact"/>
        <w:ind w:firstLineChars="0"/>
        <w:rPr>
          <w:rStyle w:val="92"/>
          <w:b/>
          <w:bCs/>
          <w:sz w:val="28"/>
          <w:szCs w:val="28"/>
          <w:lang w:val="zh-TW" w:eastAsia="zh-TW"/>
        </w:rPr>
      </w:pPr>
      <w:r>
        <w:rPr>
          <w:rStyle w:val="92"/>
          <w:rFonts w:hint="eastAsia"/>
          <w:b/>
          <w:bCs/>
          <w:sz w:val="28"/>
          <w:szCs w:val="28"/>
          <w:lang w:val="zh-TW" w:eastAsia="zh-TW"/>
        </w:rPr>
        <w:t>创建</w:t>
      </w:r>
      <w:r>
        <w:rPr>
          <w:rStyle w:val="92"/>
          <w:rFonts w:eastAsia="PMingLiU"/>
          <w:b/>
          <w:bCs/>
          <w:sz w:val="28"/>
          <w:szCs w:val="28"/>
          <w:lang w:val="zh-TW" w:eastAsia="zh-TW"/>
        </w:rPr>
        <w:t>2</w:t>
      </w:r>
      <w:r>
        <w:rPr>
          <w:rStyle w:val="92"/>
          <w:rFonts w:hint="eastAsia"/>
          <w:b/>
          <w:bCs/>
          <w:sz w:val="28"/>
          <w:szCs w:val="28"/>
          <w:lang w:val="zh-TW" w:eastAsia="zh-TW"/>
        </w:rPr>
        <w:t>台云主机，要求如下</w:t>
      </w:r>
      <w:r>
        <w:rPr>
          <w:rStyle w:val="92"/>
          <w:rFonts w:hint="eastAsia"/>
          <w:b/>
          <w:bCs/>
          <w:sz w:val="28"/>
          <w:szCs w:val="28"/>
          <w:lang w:val="zh-TW"/>
        </w:rPr>
        <w:t>：</w:t>
      </w:r>
    </w:p>
    <w:p>
      <w:pPr>
        <w:pStyle w:val="101"/>
        <w:numPr>
          <w:ilvl w:val="0"/>
          <w:numId w:val="10"/>
        </w:numPr>
        <w:ind w:firstLineChars="0"/>
        <w:rPr>
          <w:bCs/>
          <w:sz w:val="28"/>
          <w:szCs w:val="28"/>
        </w:rPr>
      </w:pPr>
      <w:r>
        <w:rPr>
          <w:rFonts w:hint="eastAsia"/>
          <w:bCs/>
          <w:sz w:val="28"/>
          <w:szCs w:val="28"/>
        </w:rPr>
        <w:t>serverA</w:t>
      </w:r>
      <w:r>
        <w:rPr>
          <w:bCs/>
          <w:sz w:val="28"/>
          <w:szCs w:val="28"/>
        </w:rPr>
        <w:t>的配置要求</w:t>
      </w:r>
    </w:p>
    <w:p>
      <w:pPr>
        <w:pStyle w:val="57"/>
        <w:numPr>
          <w:ilvl w:val="0"/>
          <w:numId w:val="26"/>
        </w:numPr>
        <w:tabs>
          <w:tab w:val="left" w:pos="360"/>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6"/>
        </w:numPr>
        <w:tabs>
          <w:tab w:val="left" w:pos="360"/>
          <w:tab w:val="clear" w:pos="840"/>
        </w:tabs>
        <w:spacing w:line="480" w:lineRule="exact"/>
        <w:rPr>
          <w:sz w:val="28"/>
          <w:szCs w:val="28"/>
        </w:rPr>
      </w:pPr>
      <w:r>
        <w:rPr>
          <w:rFonts w:hint="eastAsia"/>
          <w:sz w:val="28"/>
          <w:szCs w:val="28"/>
        </w:rPr>
        <w:t>操作系统：</w:t>
      </w:r>
      <w:r>
        <w:rPr>
          <w:sz w:val="28"/>
          <w:szCs w:val="28"/>
        </w:rPr>
        <w:t>CentOS7</w:t>
      </w:r>
    </w:p>
    <w:p>
      <w:pPr>
        <w:pStyle w:val="57"/>
        <w:numPr>
          <w:ilvl w:val="0"/>
          <w:numId w:val="26"/>
        </w:numPr>
        <w:tabs>
          <w:tab w:val="left" w:pos="360"/>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clear" w:pos="840"/>
        </w:tabs>
        <w:spacing w:line="480" w:lineRule="exact"/>
        <w:ind w:left="1260"/>
        <w:rPr>
          <w:sz w:val="28"/>
          <w:szCs w:val="28"/>
        </w:rPr>
      </w:pPr>
      <w:bookmarkStart w:id="16" w:name="OLE_LINK3"/>
      <w:r>
        <w:rPr>
          <w:rFonts w:hint="eastAsia"/>
          <w:sz w:val="28"/>
          <w:szCs w:val="28"/>
        </w:rPr>
        <w:t>网卡</w:t>
      </w:r>
      <w:r>
        <w:rPr>
          <w:sz w:val="28"/>
          <w:szCs w:val="28"/>
        </w:rPr>
        <w:t>1与D-Net连接，IP为：172.16.1XX.22</w:t>
      </w:r>
    </w:p>
    <w:p>
      <w:pPr>
        <w:pStyle w:val="57"/>
        <w:numPr>
          <w:ilvl w:val="0"/>
          <w:numId w:val="0"/>
        </w:numPr>
        <w:tabs>
          <w:tab w:val="left" w:pos="360"/>
          <w:tab w:val="clear" w:pos="840"/>
        </w:tabs>
        <w:spacing w:line="480" w:lineRule="exact"/>
        <w:ind w:left="1260"/>
        <w:rPr>
          <w:sz w:val="28"/>
          <w:szCs w:val="28"/>
        </w:rPr>
      </w:pPr>
      <w:r>
        <w:rPr>
          <w:rFonts w:hint="eastAsia"/>
          <w:sz w:val="28"/>
          <w:szCs w:val="28"/>
        </w:rPr>
        <w:t>网卡</w:t>
      </w:r>
      <w:r>
        <w:rPr>
          <w:sz w:val="28"/>
          <w:szCs w:val="28"/>
        </w:rPr>
        <w:t>2与S-Net连接，IP为：192.168.1XX.22</w:t>
      </w:r>
    </w:p>
    <w:bookmarkEnd w:id="16"/>
    <w:p>
      <w:pPr>
        <w:pStyle w:val="57"/>
        <w:numPr>
          <w:ilvl w:val="0"/>
          <w:numId w:val="26"/>
        </w:numPr>
        <w:tabs>
          <w:tab w:val="left" w:pos="360"/>
          <w:tab w:val="clear" w:pos="840"/>
        </w:tabs>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10"/>
        </w:numPr>
        <w:ind w:firstLineChars="0"/>
        <w:rPr>
          <w:bCs/>
          <w:sz w:val="28"/>
          <w:szCs w:val="28"/>
        </w:rPr>
      </w:pPr>
      <w:r>
        <w:rPr>
          <w:rFonts w:hint="eastAsia"/>
          <w:bCs/>
          <w:sz w:val="28"/>
          <w:szCs w:val="28"/>
        </w:rPr>
        <w:t>serverB</w:t>
      </w:r>
      <w:r>
        <w:rPr>
          <w:bCs/>
          <w:sz w:val="28"/>
          <w:szCs w:val="28"/>
        </w:rPr>
        <w:t>的配置要求</w:t>
      </w:r>
    </w:p>
    <w:p>
      <w:pPr>
        <w:pStyle w:val="57"/>
        <w:numPr>
          <w:ilvl w:val="0"/>
          <w:numId w:val="27"/>
        </w:numPr>
        <w:tabs>
          <w:tab w:val="left" w:pos="360"/>
          <w:tab w:val="left" w:pos="845"/>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7"/>
        </w:numPr>
        <w:tabs>
          <w:tab w:val="left" w:pos="360"/>
          <w:tab w:val="left" w:pos="845"/>
          <w:tab w:val="clear" w:pos="840"/>
        </w:tabs>
        <w:spacing w:line="480" w:lineRule="exact"/>
        <w:rPr>
          <w:sz w:val="28"/>
          <w:szCs w:val="28"/>
        </w:rPr>
      </w:pPr>
      <w:r>
        <w:rPr>
          <w:rFonts w:hint="eastAsia"/>
          <w:sz w:val="28"/>
          <w:szCs w:val="28"/>
        </w:rPr>
        <w:t>操作系统：</w:t>
      </w:r>
      <w:r>
        <w:rPr>
          <w:sz w:val="28"/>
          <w:szCs w:val="28"/>
        </w:rPr>
        <w:t>CentOS7</w:t>
      </w:r>
    </w:p>
    <w:p>
      <w:pPr>
        <w:pStyle w:val="57"/>
        <w:numPr>
          <w:ilvl w:val="0"/>
          <w:numId w:val="27"/>
        </w:numPr>
        <w:tabs>
          <w:tab w:val="left" w:pos="360"/>
          <w:tab w:val="left" w:pos="845"/>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1与D-Net连接，IP为：172.16.1XX.33</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2与S-Net连接，IP为：192.168.1XX.33</w:t>
      </w:r>
    </w:p>
    <w:p>
      <w:pPr>
        <w:pStyle w:val="57"/>
        <w:numPr>
          <w:ilvl w:val="0"/>
          <w:numId w:val="27"/>
        </w:numPr>
        <w:tabs>
          <w:tab w:val="left" w:pos="360"/>
          <w:tab w:val="left" w:pos="845"/>
          <w:tab w:val="clear" w:pos="840"/>
        </w:tabs>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2"/>
        </w:numPr>
        <w:spacing w:line="480" w:lineRule="exact"/>
        <w:ind w:firstLineChars="0"/>
        <w:rPr>
          <w:rStyle w:val="92"/>
          <w:b/>
          <w:bCs/>
          <w:sz w:val="28"/>
          <w:szCs w:val="28"/>
        </w:rPr>
      </w:pPr>
      <w:r>
        <w:rPr>
          <w:rStyle w:val="92"/>
          <w:b/>
          <w:bCs/>
          <w:sz w:val="28"/>
          <w:szCs w:val="28"/>
          <w:lang w:val="zh-TW" w:eastAsia="zh-TW"/>
        </w:rPr>
        <w:t>应用部署</w:t>
      </w:r>
    </w:p>
    <w:p>
      <w:pPr>
        <w:pStyle w:val="3"/>
        <w:ind w:firstLineChars="0"/>
        <w:rPr>
          <w:rStyle w:val="92"/>
          <w:sz w:val="28"/>
          <w:szCs w:val="28"/>
          <w:lang w:val="zh-TW" w:eastAsia="zh-TW"/>
        </w:rPr>
      </w:pPr>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rPr>
        <w:t>和软件包</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Style w:val="93"/>
          <w:sz w:val="28"/>
          <w:szCs w:val="28"/>
        </w:rPr>
        <w:t>httpd</w:t>
      </w:r>
      <w:r>
        <w:rPr>
          <w:rStyle w:val="93"/>
          <w:rFonts w:hint="eastAsia"/>
          <w:sz w:val="28"/>
          <w:szCs w:val="28"/>
        </w:rPr>
        <w:t>、php、n</w:t>
      </w:r>
      <w:r>
        <w:rPr>
          <w:rStyle w:val="93"/>
          <w:sz w:val="28"/>
          <w:szCs w:val="28"/>
        </w:rPr>
        <w:t>fs-utils</w:t>
      </w:r>
      <w:r>
        <w:rPr>
          <w:rStyle w:val="93"/>
          <w:rFonts w:hint="eastAsia"/>
          <w:sz w:val="28"/>
          <w:szCs w:val="28"/>
        </w:rPr>
        <w:t>、bind、bind-utils、mariadb-server、mariadb</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28"/>
        </w:numPr>
        <w:ind w:firstLineChars="0"/>
        <w:rPr>
          <w:sz w:val="28"/>
          <w:szCs w:val="28"/>
        </w:rPr>
      </w:pPr>
      <w:r>
        <w:rPr>
          <w:rFonts w:hint="eastAsia"/>
          <w:sz w:val="28"/>
          <w:szCs w:val="28"/>
        </w:rPr>
        <w:t>serverA</w:t>
      </w:r>
      <w:r>
        <w:rPr>
          <w:sz w:val="28"/>
          <w:szCs w:val="28"/>
        </w:rPr>
        <w:t>的配置</w:t>
      </w:r>
    </w:p>
    <w:p>
      <w:pPr>
        <w:pStyle w:val="101"/>
        <w:numPr>
          <w:ilvl w:val="0"/>
          <w:numId w:val="29"/>
        </w:numPr>
        <w:ind w:firstLineChars="0"/>
        <w:rPr>
          <w:sz w:val="28"/>
          <w:szCs w:val="28"/>
        </w:rPr>
      </w:pPr>
      <w:bookmarkStart w:id="17" w:name="_Hlk514225356"/>
      <w:r>
        <w:rPr>
          <w:rFonts w:hint="eastAsia"/>
          <w:sz w:val="28"/>
          <w:szCs w:val="28"/>
        </w:rPr>
        <w:t>云硬盘的配置要求</w:t>
      </w:r>
    </w:p>
    <w:bookmarkEnd w:id="17"/>
    <w:p>
      <w:pPr>
        <w:pStyle w:val="101"/>
        <w:numPr>
          <w:ilvl w:val="0"/>
          <w:numId w:val="30"/>
        </w:numPr>
        <w:ind w:firstLineChars="0"/>
        <w:rPr>
          <w:sz w:val="28"/>
          <w:szCs w:val="28"/>
        </w:rPr>
      </w:pPr>
      <w:bookmarkStart w:id="18" w:name="_Hlk500256351"/>
      <w:r>
        <w:rPr>
          <w:rFonts w:hint="eastAsia"/>
          <w:sz w:val="28"/>
          <w:szCs w:val="28"/>
        </w:rPr>
        <w:t>新建一个</w:t>
      </w:r>
      <w:r>
        <w:rPr>
          <w:sz w:val="28"/>
          <w:szCs w:val="28"/>
        </w:rPr>
        <w:t>20G的云硬盘，</w:t>
      </w:r>
      <w:r>
        <w:rPr>
          <w:rFonts w:hint="eastAsia"/>
          <w:sz w:val="28"/>
          <w:szCs w:val="28"/>
        </w:rPr>
        <w:t>云硬盘</w:t>
      </w:r>
      <w:r>
        <w:rPr>
          <w:sz w:val="28"/>
          <w:szCs w:val="28"/>
        </w:rPr>
        <w:t>名称为A-20，挂载到serverA</w:t>
      </w:r>
    </w:p>
    <w:bookmarkEnd w:id="18"/>
    <w:p>
      <w:pPr>
        <w:pStyle w:val="57"/>
        <w:numPr>
          <w:ilvl w:val="0"/>
          <w:numId w:val="30"/>
        </w:numPr>
        <w:tabs>
          <w:tab w:val="left" w:pos="360"/>
          <w:tab w:val="clear" w:pos="840"/>
        </w:tabs>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1"/>
        </w:numPr>
        <w:tabs>
          <w:tab w:val="left" w:pos="360"/>
          <w:tab w:val="clear" w:pos="840"/>
        </w:tabs>
        <w:spacing w:line="480" w:lineRule="exact"/>
        <w:rPr>
          <w:bCs w:val="0"/>
          <w:sz w:val="28"/>
          <w:szCs w:val="28"/>
        </w:rPr>
      </w:pPr>
      <w:r>
        <w:rPr>
          <w:rFonts w:hint="eastAsia"/>
          <w:bCs w:val="0"/>
          <w:sz w:val="28"/>
          <w:szCs w:val="28"/>
        </w:rPr>
        <w:t>创建一个名为</w:t>
      </w:r>
      <w:r>
        <w:rPr>
          <w:bCs w:val="0"/>
          <w:sz w:val="28"/>
          <w:szCs w:val="28"/>
        </w:rPr>
        <w:t>datastore的卷组，卷组的PE尺寸为8MB；</w:t>
      </w:r>
    </w:p>
    <w:p>
      <w:pPr>
        <w:pStyle w:val="57"/>
        <w:numPr>
          <w:ilvl w:val="0"/>
          <w:numId w:val="31"/>
        </w:numPr>
        <w:tabs>
          <w:tab w:val="left" w:pos="360"/>
          <w:tab w:val="clear" w:pos="840"/>
        </w:tabs>
        <w:spacing w:line="480" w:lineRule="exact"/>
        <w:rPr>
          <w:bCs w:val="0"/>
          <w:sz w:val="28"/>
          <w:szCs w:val="28"/>
        </w:rPr>
      </w:pPr>
      <w:r>
        <w:rPr>
          <w:rFonts w:hint="eastAsia"/>
          <w:bCs w:val="0"/>
          <w:sz w:val="28"/>
          <w:szCs w:val="28"/>
        </w:rPr>
        <w:t>创建两个逻辑卷，名称为webdata和database，</w:t>
      </w:r>
      <w:r>
        <w:rPr>
          <w:bCs w:val="0"/>
          <w:sz w:val="28"/>
          <w:szCs w:val="28"/>
        </w:rPr>
        <w:t>所属卷组为datastore，逻辑卷</w:t>
      </w:r>
      <w:r>
        <w:rPr>
          <w:rFonts w:hint="eastAsia"/>
          <w:bCs w:val="0"/>
          <w:sz w:val="28"/>
          <w:szCs w:val="28"/>
        </w:rPr>
        <w:t>大小为各</w:t>
      </w:r>
      <w:r>
        <w:rPr>
          <w:bCs w:val="0"/>
          <w:sz w:val="28"/>
          <w:szCs w:val="28"/>
        </w:rPr>
        <w:t>8</w:t>
      </w:r>
      <w:r>
        <w:rPr>
          <w:rFonts w:hint="eastAsia"/>
          <w:bCs w:val="0"/>
          <w:sz w:val="28"/>
          <w:szCs w:val="28"/>
        </w:rPr>
        <w:t>G</w:t>
      </w:r>
      <w:r>
        <w:rPr>
          <w:bCs w:val="0"/>
          <w:sz w:val="28"/>
          <w:szCs w:val="28"/>
        </w:rPr>
        <w:t>；</w:t>
      </w:r>
    </w:p>
    <w:p>
      <w:pPr>
        <w:pStyle w:val="101"/>
        <w:numPr>
          <w:ilvl w:val="0"/>
          <w:numId w:val="31"/>
        </w:numPr>
        <w:spacing w:line="480" w:lineRule="exact"/>
        <w:ind w:firstLineChars="0"/>
        <w:rPr>
          <w:sz w:val="28"/>
          <w:szCs w:val="28"/>
        </w:rPr>
      </w:pPr>
      <w:bookmarkStart w:id="19" w:name="_Hlk500256445"/>
      <w:r>
        <w:rPr>
          <w:rFonts w:hint="eastAsia"/>
          <w:sz w:val="28"/>
          <w:szCs w:val="28"/>
        </w:rPr>
        <w:t>将新建的逻辑卷webdata、database格式化为</w:t>
      </w:r>
      <w:r>
        <w:rPr>
          <w:sz w:val="28"/>
          <w:szCs w:val="28"/>
        </w:rPr>
        <w:t>XFS文件系统，</w:t>
      </w:r>
      <w:bookmarkStart w:id="20" w:name="OLE_LINK8"/>
      <w:bookmarkStart w:id="21" w:name="OLE_LINK7"/>
      <w:r>
        <w:rPr>
          <w:rFonts w:hint="eastAsia"/>
          <w:sz w:val="28"/>
          <w:szCs w:val="28"/>
        </w:rPr>
        <w:t>编辑/</w:t>
      </w:r>
      <w:r>
        <w:rPr>
          <w:sz w:val="28"/>
          <w:szCs w:val="28"/>
        </w:rPr>
        <w:t>etc/fstab</w:t>
      </w:r>
      <w:r>
        <w:rPr>
          <w:rFonts w:hint="eastAsia"/>
          <w:sz w:val="28"/>
          <w:szCs w:val="28"/>
        </w:rPr>
        <w:t>文件实现以UUID的形式将逻辑卷开机自动分别挂载至</w:t>
      </w:r>
      <w:bookmarkEnd w:id="20"/>
      <w:bookmarkEnd w:id="21"/>
      <w:r>
        <w:rPr>
          <w:sz w:val="28"/>
          <w:szCs w:val="28"/>
        </w:rPr>
        <w:t>/</w:t>
      </w:r>
      <w:r>
        <w:rPr>
          <w:rFonts w:hint="eastAsia"/>
          <w:sz w:val="28"/>
          <w:szCs w:val="28"/>
        </w:rPr>
        <w:t>data</w:t>
      </w:r>
      <w:r>
        <w:rPr>
          <w:sz w:val="28"/>
          <w:szCs w:val="28"/>
        </w:rPr>
        <w:t>/web_data</w:t>
      </w:r>
      <w:r>
        <w:rPr>
          <w:rFonts w:hint="eastAsia"/>
          <w:sz w:val="28"/>
          <w:szCs w:val="28"/>
        </w:rPr>
        <w:t>和/</w:t>
      </w:r>
      <w:r>
        <w:rPr>
          <w:sz w:val="28"/>
          <w:szCs w:val="28"/>
        </w:rPr>
        <w:t>data/database目录</w:t>
      </w:r>
      <w:bookmarkEnd w:id="19"/>
      <w:r>
        <w:rPr>
          <w:sz w:val="28"/>
          <w:szCs w:val="28"/>
        </w:rPr>
        <w:t>。</w:t>
      </w:r>
    </w:p>
    <w:p>
      <w:pPr>
        <w:pStyle w:val="101"/>
        <w:numPr>
          <w:ilvl w:val="0"/>
          <w:numId w:val="29"/>
        </w:numPr>
        <w:ind w:firstLineChars="0"/>
        <w:rPr>
          <w:sz w:val="28"/>
          <w:szCs w:val="28"/>
        </w:rPr>
      </w:pPr>
      <w:bookmarkStart w:id="22" w:name="OLE_LINK11"/>
      <w:r>
        <w:rPr>
          <w:rFonts w:hint="eastAsia"/>
          <w:sz w:val="28"/>
          <w:szCs w:val="28"/>
        </w:rPr>
        <w:t>配置主机名</w:t>
      </w:r>
    </w:p>
    <w:p>
      <w:pPr>
        <w:pStyle w:val="57"/>
        <w:numPr>
          <w:ilvl w:val="0"/>
          <w:numId w:val="30"/>
        </w:numPr>
        <w:tabs>
          <w:tab w:val="left" w:pos="360"/>
          <w:tab w:val="clear" w:pos="840"/>
        </w:tabs>
        <w:spacing w:line="480" w:lineRule="exact"/>
        <w:rPr>
          <w:sz w:val="28"/>
          <w:szCs w:val="28"/>
        </w:rPr>
      </w:pPr>
      <w:r>
        <w:rPr>
          <w:rFonts w:hint="eastAsia"/>
          <w:sz w:val="28"/>
          <w:szCs w:val="28"/>
        </w:rPr>
        <w:t>设置主机名为serverA.</w:t>
      </w:r>
      <w:r>
        <w:rPr>
          <w:sz w:val="28"/>
          <w:szCs w:val="28"/>
        </w:rPr>
        <w:t>rj.com</w:t>
      </w:r>
    </w:p>
    <w:p>
      <w:pPr>
        <w:pStyle w:val="101"/>
        <w:numPr>
          <w:ilvl w:val="0"/>
          <w:numId w:val="29"/>
        </w:numPr>
        <w:ind w:firstLineChars="0"/>
        <w:rPr>
          <w:sz w:val="28"/>
          <w:szCs w:val="28"/>
        </w:rPr>
      </w:pPr>
      <w:r>
        <w:rPr>
          <w:rFonts w:hint="eastAsia"/>
          <w:sz w:val="28"/>
          <w:szCs w:val="28"/>
        </w:rPr>
        <w:t>配置NFS服务</w:t>
      </w:r>
    </w:p>
    <w:p>
      <w:pPr>
        <w:pStyle w:val="101"/>
        <w:numPr>
          <w:ilvl w:val="0"/>
          <w:numId w:val="30"/>
        </w:numPr>
        <w:ind w:firstLineChars="0"/>
        <w:rPr>
          <w:sz w:val="28"/>
          <w:szCs w:val="28"/>
        </w:rPr>
      </w:pPr>
      <w:r>
        <w:rPr>
          <w:rFonts w:hint="eastAsia"/>
          <w:sz w:val="28"/>
          <w:szCs w:val="28"/>
        </w:rPr>
        <w:t>共享目录/</w:t>
      </w:r>
      <w:r>
        <w:rPr>
          <w:sz w:val="28"/>
          <w:szCs w:val="28"/>
        </w:rPr>
        <w:t>data/web_data</w:t>
      </w:r>
      <w:r>
        <w:rPr>
          <w:rFonts w:hint="eastAsia"/>
          <w:sz w:val="28"/>
          <w:szCs w:val="28"/>
        </w:rPr>
        <w:t>，以读写权限进行共享</w:t>
      </w:r>
    </w:p>
    <w:p>
      <w:pPr>
        <w:pStyle w:val="101"/>
        <w:numPr>
          <w:ilvl w:val="0"/>
          <w:numId w:val="30"/>
        </w:numPr>
        <w:ind w:firstLineChars="0"/>
        <w:rPr>
          <w:sz w:val="28"/>
          <w:szCs w:val="28"/>
        </w:rPr>
      </w:pPr>
      <w:r>
        <w:rPr>
          <w:rFonts w:hint="eastAsia"/>
          <w:sz w:val="28"/>
          <w:szCs w:val="28"/>
        </w:rPr>
        <w:t>共享目标：1</w:t>
      </w:r>
      <w:r>
        <w:rPr>
          <w:sz w:val="28"/>
          <w:szCs w:val="28"/>
        </w:rPr>
        <w:t>92.168.1</w:t>
      </w:r>
      <w:r>
        <w:rPr>
          <w:rFonts w:hint="eastAsia"/>
          <w:sz w:val="28"/>
          <w:szCs w:val="28"/>
        </w:rPr>
        <w:t>XX.</w:t>
      </w:r>
      <w:r>
        <w:rPr>
          <w:sz w:val="28"/>
          <w:szCs w:val="28"/>
        </w:rPr>
        <w:t>0/24</w:t>
      </w:r>
    </w:p>
    <w:p>
      <w:pPr>
        <w:pStyle w:val="101"/>
        <w:numPr>
          <w:ilvl w:val="0"/>
          <w:numId w:val="29"/>
        </w:numPr>
        <w:ind w:firstLineChars="0"/>
        <w:rPr>
          <w:sz w:val="28"/>
          <w:szCs w:val="28"/>
        </w:rPr>
      </w:pPr>
      <w:r>
        <w:rPr>
          <w:sz w:val="28"/>
          <w:szCs w:val="28"/>
        </w:rPr>
        <w:t>配置DNS服务</w:t>
      </w:r>
    </w:p>
    <w:p>
      <w:pPr>
        <w:pStyle w:val="101"/>
        <w:numPr>
          <w:ilvl w:val="0"/>
          <w:numId w:val="30"/>
        </w:numPr>
        <w:ind w:firstLineChars="0"/>
        <w:rPr>
          <w:sz w:val="28"/>
          <w:szCs w:val="28"/>
        </w:rPr>
      </w:pPr>
      <w:r>
        <w:rPr>
          <w:rFonts w:hint="eastAsia"/>
          <w:sz w:val="28"/>
          <w:szCs w:val="28"/>
        </w:rPr>
        <w:t>监听当前主机的所有地址。</w:t>
      </w:r>
    </w:p>
    <w:p>
      <w:pPr>
        <w:pStyle w:val="101"/>
        <w:numPr>
          <w:ilvl w:val="0"/>
          <w:numId w:val="30"/>
        </w:numPr>
        <w:ind w:firstLineChars="0"/>
        <w:rPr>
          <w:sz w:val="28"/>
          <w:szCs w:val="28"/>
        </w:rPr>
      </w:pPr>
      <w:r>
        <w:rPr>
          <w:rFonts w:hint="eastAsia"/>
          <w:sz w:val="28"/>
          <w:szCs w:val="28"/>
        </w:rPr>
        <w:t>区域定义均配置在/</w:t>
      </w:r>
      <w:r>
        <w:rPr>
          <w:sz w:val="28"/>
          <w:szCs w:val="28"/>
        </w:rPr>
        <w:t>etc/named.conf</w:t>
      </w:r>
      <w:r>
        <w:rPr>
          <w:rFonts w:hint="eastAsia"/>
          <w:sz w:val="28"/>
          <w:szCs w:val="28"/>
        </w:rPr>
        <w:t>文件中</w:t>
      </w:r>
    </w:p>
    <w:p>
      <w:pPr>
        <w:pStyle w:val="101"/>
        <w:numPr>
          <w:ilvl w:val="0"/>
          <w:numId w:val="30"/>
        </w:numPr>
        <w:ind w:firstLineChars="0"/>
        <w:rPr>
          <w:sz w:val="28"/>
          <w:szCs w:val="28"/>
        </w:rPr>
      </w:pPr>
      <w:r>
        <w:rPr>
          <w:sz w:val="28"/>
          <w:szCs w:val="28"/>
        </w:rPr>
        <w:t>rj.com</w:t>
      </w:r>
      <w:r>
        <w:rPr>
          <w:rFonts w:hint="eastAsia"/>
          <w:sz w:val="28"/>
          <w:szCs w:val="28"/>
        </w:rPr>
        <w:t>的区域数据文件名为rj</w:t>
      </w:r>
      <w:r>
        <w:rPr>
          <w:sz w:val="28"/>
          <w:szCs w:val="28"/>
        </w:rPr>
        <w:t>.com.zone</w:t>
      </w:r>
    </w:p>
    <w:p>
      <w:pPr>
        <w:pStyle w:val="101"/>
        <w:numPr>
          <w:ilvl w:val="0"/>
          <w:numId w:val="31"/>
        </w:numPr>
        <w:spacing w:line="480" w:lineRule="exact"/>
        <w:ind w:firstLineChars="0"/>
        <w:rPr>
          <w:sz w:val="28"/>
          <w:szCs w:val="28"/>
        </w:rPr>
      </w:pPr>
      <w:r>
        <w:rPr>
          <w:sz w:val="28"/>
          <w:szCs w:val="28"/>
        </w:rPr>
        <w:t>为www.rj.com添加A记录</w:t>
      </w:r>
      <w:r>
        <w:rPr>
          <w:rFonts w:hint="eastAsia"/>
          <w:sz w:val="28"/>
          <w:szCs w:val="28"/>
        </w:rPr>
        <w:t>解析</w:t>
      </w:r>
      <w:r>
        <w:rPr>
          <w:sz w:val="28"/>
          <w:szCs w:val="28"/>
        </w:rPr>
        <w:t>，</w:t>
      </w:r>
      <w:r>
        <w:rPr>
          <w:rFonts w:hint="eastAsia"/>
          <w:sz w:val="28"/>
          <w:szCs w:val="28"/>
        </w:rPr>
        <w:t>解析至serverA、serverB的公网IP。</w:t>
      </w:r>
    </w:p>
    <w:p>
      <w:pPr>
        <w:pStyle w:val="101"/>
        <w:numPr>
          <w:ilvl w:val="0"/>
          <w:numId w:val="31"/>
        </w:numPr>
        <w:spacing w:line="480" w:lineRule="exact"/>
        <w:ind w:firstLineChars="0"/>
        <w:rPr>
          <w:sz w:val="28"/>
          <w:szCs w:val="28"/>
        </w:rPr>
      </w:pPr>
      <w:r>
        <w:rPr>
          <w:rFonts w:hint="eastAsia"/>
          <w:sz w:val="28"/>
          <w:szCs w:val="28"/>
        </w:rPr>
        <w:t>为</w:t>
      </w:r>
      <w:r>
        <w:rPr>
          <w:sz w:val="28"/>
          <w:szCs w:val="28"/>
        </w:rPr>
        <w:t>ftp</w:t>
      </w:r>
      <w:r>
        <w:rPr>
          <w:rFonts w:hint="eastAsia"/>
          <w:sz w:val="28"/>
          <w:szCs w:val="28"/>
        </w:rPr>
        <w:t>.</w:t>
      </w:r>
      <w:r>
        <w:rPr>
          <w:sz w:val="28"/>
          <w:szCs w:val="28"/>
        </w:rPr>
        <w:t>rj.com添加A</w:t>
      </w:r>
      <w:r>
        <w:rPr>
          <w:rFonts w:hint="eastAsia"/>
          <w:sz w:val="28"/>
          <w:szCs w:val="28"/>
        </w:rPr>
        <w:t>记录解析，解析至serverB的公网IP。</w:t>
      </w:r>
    </w:p>
    <w:p>
      <w:pPr>
        <w:pStyle w:val="101"/>
        <w:numPr>
          <w:ilvl w:val="0"/>
          <w:numId w:val="30"/>
        </w:numPr>
        <w:ind w:firstLineChars="0"/>
        <w:rPr>
          <w:sz w:val="28"/>
          <w:szCs w:val="28"/>
        </w:rPr>
      </w:pPr>
      <w:r>
        <w:rPr>
          <w:rFonts w:hint="eastAsia"/>
          <w:sz w:val="28"/>
          <w:szCs w:val="28"/>
        </w:rPr>
        <w:t>配置反向域数据文件名为1</w:t>
      </w:r>
      <w:r>
        <w:rPr>
          <w:sz w:val="28"/>
          <w:szCs w:val="28"/>
        </w:rPr>
        <w:t>72.16.0.</w:t>
      </w:r>
      <w:r>
        <w:rPr>
          <w:rFonts w:hint="eastAsia"/>
          <w:sz w:val="28"/>
          <w:szCs w:val="28"/>
        </w:rPr>
        <w:t>zone</w:t>
      </w:r>
    </w:p>
    <w:p>
      <w:pPr>
        <w:pStyle w:val="101"/>
        <w:numPr>
          <w:ilvl w:val="0"/>
          <w:numId w:val="31"/>
        </w:numPr>
        <w:spacing w:line="480" w:lineRule="exact"/>
        <w:ind w:firstLineChars="0"/>
        <w:rPr>
          <w:sz w:val="28"/>
          <w:szCs w:val="28"/>
        </w:rPr>
      </w:pPr>
      <w:r>
        <w:rPr>
          <w:rFonts w:hint="eastAsia"/>
          <w:sz w:val="28"/>
          <w:szCs w:val="28"/>
        </w:rPr>
        <w:t>为serverA、serverB的公网IP添加www、ftp的PTR解析记录</w:t>
      </w:r>
    </w:p>
    <w:p>
      <w:pPr>
        <w:pStyle w:val="101"/>
        <w:numPr>
          <w:ilvl w:val="0"/>
          <w:numId w:val="29"/>
        </w:numPr>
        <w:ind w:firstLineChars="0"/>
        <w:rPr>
          <w:sz w:val="28"/>
          <w:szCs w:val="28"/>
        </w:rPr>
      </w:pPr>
      <w:r>
        <w:rPr>
          <w:rFonts w:hint="eastAsia"/>
          <w:sz w:val="28"/>
          <w:szCs w:val="28"/>
        </w:rPr>
        <w:t>配置</w:t>
      </w:r>
      <w:r>
        <w:rPr>
          <w:sz w:val="28"/>
          <w:szCs w:val="28"/>
        </w:rPr>
        <w:t>http服务</w:t>
      </w:r>
      <w:r>
        <w:rPr>
          <w:rFonts w:hint="eastAsia"/>
          <w:sz w:val="28"/>
          <w:szCs w:val="28"/>
        </w:rPr>
        <w:t>，以虚拟主机的方式实现以下需求</w:t>
      </w:r>
    </w:p>
    <w:p>
      <w:pPr>
        <w:pStyle w:val="101"/>
        <w:numPr>
          <w:ilvl w:val="0"/>
          <w:numId w:val="30"/>
        </w:numPr>
        <w:ind w:firstLineChars="0"/>
        <w:rPr>
          <w:bCs/>
          <w:sz w:val="28"/>
          <w:szCs w:val="28"/>
        </w:rPr>
      </w:pPr>
      <w:r>
        <w:rPr>
          <w:rFonts w:hint="eastAsia"/>
          <w:bCs/>
          <w:sz w:val="28"/>
          <w:szCs w:val="28"/>
        </w:rPr>
        <w:t>配置文件名为</w:t>
      </w:r>
      <w:r>
        <w:rPr>
          <w:bCs/>
          <w:sz w:val="28"/>
          <w:szCs w:val="28"/>
        </w:rPr>
        <w:t>virthost.conf，放置在/etc/httpd/conf.d目录下；</w:t>
      </w:r>
    </w:p>
    <w:p>
      <w:pPr>
        <w:pStyle w:val="101"/>
        <w:numPr>
          <w:ilvl w:val="0"/>
          <w:numId w:val="30"/>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0"/>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0"/>
        </w:numPr>
        <w:ind w:firstLineChars="0"/>
        <w:rPr>
          <w:bCs/>
          <w:sz w:val="28"/>
          <w:szCs w:val="28"/>
        </w:rPr>
      </w:pPr>
      <w:r>
        <w:rPr>
          <w:bCs/>
          <w:sz w:val="28"/>
          <w:szCs w:val="28"/>
        </w:rPr>
        <w:t>index.html内容使用</w:t>
      </w:r>
      <w:bookmarkStart w:id="23" w:name="OLE_LINK57"/>
      <w:bookmarkStart w:id="24" w:name="OLE_LINK56"/>
      <w:r>
        <w:rPr>
          <w:bCs/>
          <w:sz w:val="28"/>
          <w:szCs w:val="28"/>
        </w:rPr>
        <w:t>Welcome to 2019 Computer Network Application contest!</w:t>
      </w:r>
      <w:bookmarkEnd w:id="23"/>
      <w:bookmarkEnd w:id="24"/>
    </w:p>
    <w:bookmarkEnd w:id="22"/>
    <w:p>
      <w:pPr>
        <w:pStyle w:val="101"/>
        <w:numPr>
          <w:ilvl w:val="0"/>
          <w:numId w:val="29"/>
        </w:numPr>
        <w:ind w:firstLineChars="0"/>
        <w:rPr>
          <w:sz w:val="28"/>
          <w:szCs w:val="28"/>
        </w:rPr>
      </w:pPr>
      <w:r>
        <w:rPr>
          <w:rFonts w:hint="eastAsia"/>
          <w:sz w:val="28"/>
          <w:szCs w:val="28"/>
        </w:rPr>
        <w:t>配置mariadb服务，修改mariadb配置文件，实现以下需求：</w:t>
      </w:r>
    </w:p>
    <w:p>
      <w:pPr>
        <w:pStyle w:val="101"/>
        <w:numPr>
          <w:ilvl w:val="0"/>
          <w:numId w:val="30"/>
        </w:numPr>
        <w:ind w:firstLineChars="0"/>
        <w:rPr>
          <w:sz w:val="28"/>
          <w:szCs w:val="28"/>
        </w:rPr>
      </w:pPr>
      <w:r>
        <w:rPr>
          <w:rFonts w:hint="eastAsia"/>
          <w:sz w:val="28"/>
          <w:szCs w:val="28"/>
        </w:rPr>
        <w:t>服务仅监听在1</w:t>
      </w:r>
      <w:r>
        <w:rPr>
          <w:sz w:val="28"/>
          <w:szCs w:val="28"/>
        </w:rPr>
        <w:t>92.168.1</w:t>
      </w:r>
      <w:r>
        <w:rPr>
          <w:rFonts w:hint="eastAsia"/>
          <w:sz w:val="28"/>
          <w:szCs w:val="28"/>
        </w:rPr>
        <w:t>XX</w:t>
      </w:r>
      <w:r>
        <w:rPr>
          <w:sz w:val="28"/>
          <w:szCs w:val="28"/>
        </w:rPr>
        <w:t>.22</w:t>
      </w:r>
      <w:r>
        <w:rPr>
          <w:rFonts w:hint="eastAsia"/>
          <w:sz w:val="28"/>
          <w:szCs w:val="28"/>
        </w:rPr>
        <w:t>的IP地址上</w:t>
      </w:r>
    </w:p>
    <w:p>
      <w:pPr>
        <w:pStyle w:val="101"/>
        <w:numPr>
          <w:ilvl w:val="0"/>
          <w:numId w:val="30"/>
        </w:numPr>
        <w:ind w:firstLineChars="0"/>
        <w:rPr>
          <w:sz w:val="28"/>
          <w:szCs w:val="28"/>
        </w:rPr>
      </w:pPr>
      <w:r>
        <w:rPr>
          <w:rFonts w:hint="eastAsia"/>
          <w:sz w:val="28"/>
          <w:szCs w:val="28"/>
        </w:rPr>
        <w:t>关闭数据库域名解析功能</w:t>
      </w:r>
    </w:p>
    <w:p>
      <w:pPr>
        <w:pStyle w:val="101"/>
        <w:numPr>
          <w:ilvl w:val="0"/>
          <w:numId w:val="30"/>
        </w:numPr>
        <w:ind w:firstLineChars="0"/>
        <w:rPr>
          <w:sz w:val="28"/>
          <w:szCs w:val="28"/>
        </w:rPr>
      </w:pPr>
      <w:r>
        <w:rPr>
          <w:rFonts w:hint="eastAsia"/>
          <w:sz w:val="28"/>
          <w:szCs w:val="28"/>
        </w:rPr>
        <w:t>innodb开启独立表空间模式。</w:t>
      </w:r>
    </w:p>
    <w:p>
      <w:pPr>
        <w:pStyle w:val="101"/>
        <w:numPr>
          <w:ilvl w:val="0"/>
          <w:numId w:val="30"/>
        </w:numPr>
        <w:ind w:firstLineChars="0"/>
        <w:rPr>
          <w:sz w:val="28"/>
          <w:szCs w:val="28"/>
        </w:rPr>
      </w:pPr>
      <w:r>
        <w:rPr>
          <w:rFonts w:hint="eastAsia"/>
          <w:sz w:val="28"/>
          <w:szCs w:val="28"/>
        </w:rPr>
        <w:t>开启二进制日志，日志名为mysql-bin</w:t>
      </w:r>
    </w:p>
    <w:p>
      <w:pPr>
        <w:pStyle w:val="101"/>
        <w:numPr>
          <w:ilvl w:val="0"/>
          <w:numId w:val="30"/>
        </w:numPr>
        <w:ind w:firstLineChars="0"/>
        <w:rPr>
          <w:sz w:val="28"/>
          <w:szCs w:val="28"/>
        </w:rPr>
      </w:pPr>
      <w:r>
        <w:rPr>
          <w:rFonts w:hint="eastAsia"/>
          <w:sz w:val="28"/>
          <w:szCs w:val="28"/>
        </w:rPr>
        <w:t>数据库存储位置为/</w:t>
      </w:r>
      <w:r>
        <w:rPr>
          <w:sz w:val="28"/>
          <w:szCs w:val="28"/>
        </w:rPr>
        <w:t>data/database</w:t>
      </w:r>
    </w:p>
    <w:p>
      <w:pPr>
        <w:pStyle w:val="101"/>
        <w:numPr>
          <w:ilvl w:val="0"/>
          <w:numId w:val="30"/>
        </w:numPr>
        <w:ind w:firstLineChars="0"/>
        <w:rPr>
          <w:sz w:val="28"/>
          <w:szCs w:val="28"/>
        </w:rPr>
      </w:pPr>
      <w:r>
        <w:rPr>
          <w:rFonts w:hint="eastAsia"/>
          <w:sz w:val="28"/>
          <w:szCs w:val="28"/>
        </w:rPr>
        <w:t>设置server_id为</w:t>
      </w:r>
      <w:r>
        <w:rPr>
          <w:sz w:val="28"/>
          <w:szCs w:val="28"/>
        </w:rPr>
        <w:t>1</w:t>
      </w:r>
    </w:p>
    <w:p>
      <w:pPr>
        <w:pStyle w:val="101"/>
        <w:numPr>
          <w:ilvl w:val="0"/>
          <w:numId w:val="30"/>
        </w:numPr>
        <w:ind w:firstLineChars="0"/>
        <w:rPr>
          <w:sz w:val="28"/>
          <w:szCs w:val="28"/>
        </w:rPr>
      </w:pPr>
      <w:r>
        <w:rPr>
          <w:rFonts w:hint="eastAsia"/>
          <w:sz w:val="28"/>
          <w:szCs w:val="28"/>
        </w:rPr>
        <w:t>serverA</w:t>
      </w:r>
      <w:r>
        <w:rPr>
          <w:sz w:val="28"/>
          <w:szCs w:val="28"/>
        </w:rPr>
        <w:t>为主，</w:t>
      </w:r>
      <w:r>
        <w:rPr>
          <w:rFonts w:hint="eastAsia"/>
          <w:sz w:val="28"/>
          <w:szCs w:val="28"/>
        </w:rPr>
        <w:t>serverB</w:t>
      </w:r>
      <w:r>
        <w:rPr>
          <w:sz w:val="28"/>
          <w:szCs w:val="28"/>
        </w:rPr>
        <w:t>为从的主从数据库集群架构，复制账号为slave，用于提高数据库的安全性。</w:t>
      </w:r>
    </w:p>
    <w:p>
      <w:pPr>
        <w:pStyle w:val="101"/>
        <w:numPr>
          <w:ilvl w:val="0"/>
          <w:numId w:val="28"/>
        </w:numPr>
        <w:ind w:firstLineChars="0"/>
        <w:rPr>
          <w:sz w:val="28"/>
          <w:szCs w:val="28"/>
        </w:rPr>
      </w:pPr>
      <w:r>
        <w:rPr>
          <w:rFonts w:hint="eastAsia"/>
          <w:sz w:val="28"/>
          <w:szCs w:val="28"/>
        </w:rPr>
        <w:t>serverB</w:t>
      </w:r>
      <w:r>
        <w:rPr>
          <w:sz w:val="28"/>
          <w:szCs w:val="28"/>
        </w:rPr>
        <w:t>的配置</w:t>
      </w:r>
    </w:p>
    <w:p>
      <w:pPr>
        <w:pStyle w:val="101"/>
        <w:numPr>
          <w:ilvl w:val="0"/>
          <w:numId w:val="32"/>
        </w:numPr>
        <w:ind w:firstLineChars="0"/>
        <w:rPr>
          <w:sz w:val="28"/>
          <w:szCs w:val="28"/>
        </w:rPr>
      </w:pPr>
      <w:r>
        <w:rPr>
          <w:rFonts w:hint="eastAsia"/>
          <w:sz w:val="28"/>
          <w:szCs w:val="28"/>
        </w:rPr>
        <w:t>云硬盘的配置要求</w:t>
      </w:r>
    </w:p>
    <w:p>
      <w:pPr>
        <w:pStyle w:val="101"/>
        <w:numPr>
          <w:ilvl w:val="0"/>
          <w:numId w:val="30"/>
        </w:numPr>
        <w:ind w:firstLineChars="0"/>
        <w:rPr>
          <w:sz w:val="28"/>
          <w:szCs w:val="28"/>
        </w:rPr>
      </w:pPr>
      <w:r>
        <w:rPr>
          <w:rFonts w:hint="eastAsia"/>
          <w:sz w:val="28"/>
          <w:szCs w:val="28"/>
        </w:rPr>
        <w:t>新建一个</w:t>
      </w:r>
      <w:r>
        <w:rPr>
          <w:sz w:val="28"/>
          <w:szCs w:val="28"/>
        </w:rPr>
        <w:t>10G的云硬盘，名称分别为B-10</w:t>
      </w:r>
      <w:r>
        <w:rPr>
          <w:rFonts w:hint="eastAsia"/>
          <w:sz w:val="28"/>
          <w:szCs w:val="28"/>
        </w:rPr>
        <w:t>，</w:t>
      </w:r>
      <w:r>
        <w:rPr>
          <w:sz w:val="28"/>
          <w:szCs w:val="28"/>
        </w:rPr>
        <w:t>挂载到serverB</w:t>
      </w:r>
    </w:p>
    <w:p>
      <w:pPr>
        <w:pStyle w:val="101"/>
        <w:numPr>
          <w:ilvl w:val="0"/>
          <w:numId w:val="30"/>
        </w:numPr>
        <w:ind w:firstLineChars="0"/>
        <w:rPr>
          <w:sz w:val="28"/>
          <w:szCs w:val="28"/>
        </w:rPr>
      </w:pPr>
      <w:r>
        <w:rPr>
          <w:rFonts w:hint="eastAsia"/>
          <w:sz w:val="28"/>
          <w:szCs w:val="28"/>
        </w:rPr>
        <w:t>将新加的硬盘整盘（无需分区）</w:t>
      </w:r>
      <w:r>
        <w:rPr>
          <w:sz w:val="28"/>
          <w:szCs w:val="28"/>
        </w:rPr>
        <w:t>格式化为xfs文件系统，</w:t>
      </w:r>
      <w:r>
        <w:rPr>
          <w:rFonts w:hint="eastAsia"/>
          <w:sz w:val="28"/>
          <w:szCs w:val="28"/>
        </w:rPr>
        <w:t>编辑</w:t>
      </w:r>
      <w:r>
        <w:rPr>
          <w:sz w:val="28"/>
          <w:szCs w:val="28"/>
        </w:rPr>
        <w:t>/etc/fstab文件实现以UUID的形式开机自动挂载至/data/</w:t>
      </w:r>
      <w:r>
        <w:rPr>
          <w:rFonts w:hint="eastAsia"/>
          <w:sz w:val="28"/>
          <w:szCs w:val="28"/>
        </w:rPr>
        <w:t>database</w:t>
      </w:r>
      <w:r>
        <w:rPr>
          <w:sz w:val="28"/>
          <w:szCs w:val="28"/>
        </w:rPr>
        <w:t>目录。</w:t>
      </w:r>
    </w:p>
    <w:p>
      <w:pPr>
        <w:pStyle w:val="101"/>
        <w:numPr>
          <w:ilvl w:val="0"/>
          <w:numId w:val="32"/>
        </w:numPr>
        <w:ind w:firstLineChars="0"/>
        <w:rPr>
          <w:sz w:val="28"/>
          <w:szCs w:val="28"/>
        </w:rPr>
      </w:pPr>
      <w:r>
        <w:rPr>
          <w:rFonts w:hint="eastAsia"/>
          <w:sz w:val="28"/>
          <w:szCs w:val="28"/>
        </w:rPr>
        <w:t>配置主机名</w:t>
      </w:r>
    </w:p>
    <w:p>
      <w:pPr>
        <w:pStyle w:val="57"/>
        <w:numPr>
          <w:ilvl w:val="0"/>
          <w:numId w:val="30"/>
        </w:numPr>
        <w:tabs>
          <w:tab w:val="left" w:pos="360"/>
          <w:tab w:val="clear" w:pos="840"/>
        </w:tabs>
        <w:spacing w:line="480" w:lineRule="exact"/>
        <w:rPr>
          <w:sz w:val="28"/>
          <w:szCs w:val="28"/>
        </w:rPr>
      </w:pPr>
      <w:r>
        <w:rPr>
          <w:rFonts w:hint="eastAsia"/>
          <w:sz w:val="28"/>
          <w:szCs w:val="28"/>
        </w:rPr>
        <w:t>设置主机名为serverB.</w:t>
      </w:r>
      <w:r>
        <w:rPr>
          <w:sz w:val="28"/>
          <w:szCs w:val="28"/>
        </w:rPr>
        <w:t>rj.com</w:t>
      </w:r>
    </w:p>
    <w:p>
      <w:pPr>
        <w:pStyle w:val="101"/>
        <w:numPr>
          <w:ilvl w:val="0"/>
          <w:numId w:val="32"/>
        </w:numPr>
        <w:ind w:firstLineChars="0"/>
        <w:rPr>
          <w:sz w:val="28"/>
          <w:szCs w:val="28"/>
        </w:rPr>
      </w:pPr>
      <w:r>
        <w:rPr>
          <w:rFonts w:hint="eastAsia"/>
          <w:sz w:val="28"/>
          <w:szCs w:val="28"/>
        </w:rPr>
        <w:t>配置NFS服务</w:t>
      </w:r>
    </w:p>
    <w:p>
      <w:pPr>
        <w:pStyle w:val="101"/>
        <w:numPr>
          <w:ilvl w:val="0"/>
          <w:numId w:val="30"/>
        </w:numPr>
        <w:ind w:firstLineChars="0"/>
        <w:rPr>
          <w:sz w:val="28"/>
          <w:szCs w:val="28"/>
        </w:rPr>
      </w:pPr>
      <w:r>
        <w:rPr>
          <w:rFonts w:hint="eastAsia"/>
          <w:sz w:val="28"/>
          <w:szCs w:val="28"/>
        </w:rPr>
        <w:t>编辑/</w:t>
      </w:r>
      <w:r>
        <w:rPr>
          <w:sz w:val="28"/>
          <w:szCs w:val="28"/>
        </w:rPr>
        <w:t>etc/fstab</w:t>
      </w:r>
      <w:r>
        <w:rPr>
          <w:rFonts w:hint="eastAsia"/>
          <w:sz w:val="28"/>
          <w:szCs w:val="28"/>
        </w:rPr>
        <w:t>配置文件实现开机自动挂载serverA的NFS共享至/</w:t>
      </w:r>
      <w:r>
        <w:rPr>
          <w:sz w:val="28"/>
          <w:szCs w:val="28"/>
        </w:rPr>
        <w:t>data/web_data</w:t>
      </w:r>
      <w:r>
        <w:rPr>
          <w:rFonts w:hint="eastAsia"/>
          <w:sz w:val="28"/>
          <w:szCs w:val="28"/>
        </w:rPr>
        <w:t>目录</w:t>
      </w:r>
    </w:p>
    <w:p>
      <w:pPr>
        <w:pStyle w:val="101"/>
        <w:numPr>
          <w:ilvl w:val="0"/>
          <w:numId w:val="30"/>
        </w:numPr>
        <w:ind w:firstLineChars="0"/>
        <w:rPr>
          <w:sz w:val="28"/>
          <w:szCs w:val="28"/>
        </w:rPr>
      </w:pPr>
      <w:r>
        <w:rPr>
          <w:rFonts w:hint="eastAsia"/>
          <w:sz w:val="28"/>
          <w:szCs w:val="28"/>
        </w:rPr>
        <w:t>系统启动过程中网络不可用时系统将自动停止挂载操作</w:t>
      </w:r>
    </w:p>
    <w:p>
      <w:pPr>
        <w:pStyle w:val="101"/>
        <w:numPr>
          <w:ilvl w:val="0"/>
          <w:numId w:val="32"/>
        </w:numPr>
        <w:ind w:firstLineChars="0"/>
        <w:rPr>
          <w:sz w:val="28"/>
          <w:szCs w:val="28"/>
        </w:rPr>
      </w:pPr>
      <w:r>
        <w:rPr>
          <w:rFonts w:hint="eastAsia"/>
          <w:sz w:val="28"/>
          <w:szCs w:val="28"/>
        </w:rPr>
        <w:t>配置</w:t>
      </w:r>
      <w:r>
        <w:rPr>
          <w:sz w:val="28"/>
          <w:szCs w:val="28"/>
        </w:rPr>
        <w:t>http服务</w:t>
      </w:r>
    </w:p>
    <w:p>
      <w:pPr>
        <w:pStyle w:val="101"/>
        <w:numPr>
          <w:ilvl w:val="0"/>
          <w:numId w:val="30"/>
        </w:numPr>
        <w:ind w:firstLineChars="0"/>
        <w:rPr>
          <w:bCs/>
          <w:sz w:val="28"/>
          <w:szCs w:val="28"/>
        </w:rPr>
      </w:pPr>
      <w:r>
        <w:rPr>
          <w:rFonts w:hint="eastAsia"/>
          <w:bCs/>
          <w:sz w:val="28"/>
          <w:szCs w:val="28"/>
        </w:rPr>
        <w:t>配置文件名为</w:t>
      </w:r>
      <w:r>
        <w:rPr>
          <w:bCs/>
          <w:sz w:val="28"/>
          <w:szCs w:val="28"/>
        </w:rPr>
        <w:t>virthost.conf，放置在/etc/httpd/conf.d目录下；</w:t>
      </w:r>
    </w:p>
    <w:p>
      <w:pPr>
        <w:pStyle w:val="101"/>
        <w:numPr>
          <w:ilvl w:val="0"/>
          <w:numId w:val="30"/>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0"/>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2"/>
        </w:numPr>
        <w:ind w:firstLineChars="0"/>
      </w:pPr>
      <w:r>
        <w:rPr>
          <w:rFonts w:hint="eastAsia"/>
        </w:rPr>
        <w:t>配置mariadb服务，修改mariadb配置文件，实现以下需求：</w:t>
      </w:r>
    </w:p>
    <w:p>
      <w:pPr>
        <w:pStyle w:val="101"/>
        <w:numPr>
          <w:ilvl w:val="0"/>
          <w:numId w:val="30"/>
        </w:numPr>
        <w:ind w:firstLineChars="0"/>
        <w:rPr>
          <w:sz w:val="28"/>
          <w:szCs w:val="28"/>
        </w:rPr>
      </w:pPr>
      <w:r>
        <w:rPr>
          <w:rFonts w:hint="eastAsia"/>
          <w:sz w:val="28"/>
          <w:szCs w:val="28"/>
        </w:rPr>
        <w:t>服务仅监听在1</w:t>
      </w:r>
      <w:r>
        <w:rPr>
          <w:sz w:val="28"/>
          <w:szCs w:val="28"/>
        </w:rPr>
        <w:t>92.168.1</w:t>
      </w:r>
      <w:r>
        <w:rPr>
          <w:rFonts w:hint="eastAsia"/>
          <w:sz w:val="28"/>
          <w:szCs w:val="28"/>
        </w:rPr>
        <w:t>XX</w:t>
      </w:r>
      <w:r>
        <w:rPr>
          <w:sz w:val="28"/>
          <w:szCs w:val="28"/>
        </w:rPr>
        <w:t>.33</w:t>
      </w:r>
      <w:r>
        <w:rPr>
          <w:rFonts w:hint="eastAsia"/>
          <w:sz w:val="28"/>
          <w:szCs w:val="28"/>
        </w:rPr>
        <w:t>的IP地址上</w:t>
      </w:r>
    </w:p>
    <w:p>
      <w:pPr>
        <w:pStyle w:val="101"/>
        <w:numPr>
          <w:ilvl w:val="0"/>
          <w:numId w:val="30"/>
        </w:numPr>
        <w:ind w:firstLineChars="0"/>
        <w:rPr>
          <w:sz w:val="28"/>
          <w:szCs w:val="28"/>
        </w:rPr>
      </w:pPr>
      <w:r>
        <w:rPr>
          <w:rFonts w:hint="eastAsia"/>
          <w:sz w:val="28"/>
          <w:szCs w:val="28"/>
        </w:rPr>
        <w:t>关闭数据库域名解析功能</w:t>
      </w:r>
    </w:p>
    <w:p>
      <w:pPr>
        <w:pStyle w:val="101"/>
        <w:numPr>
          <w:ilvl w:val="0"/>
          <w:numId w:val="30"/>
        </w:numPr>
        <w:ind w:firstLineChars="0"/>
        <w:rPr>
          <w:sz w:val="28"/>
          <w:szCs w:val="28"/>
        </w:rPr>
      </w:pPr>
      <w:r>
        <w:rPr>
          <w:rFonts w:hint="eastAsia"/>
          <w:sz w:val="28"/>
          <w:szCs w:val="28"/>
        </w:rPr>
        <w:t>innodb开启独立表空间模式。</w:t>
      </w:r>
    </w:p>
    <w:p>
      <w:pPr>
        <w:pStyle w:val="101"/>
        <w:numPr>
          <w:ilvl w:val="0"/>
          <w:numId w:val="30"/>
        </w:numPr>
        <w:ind w:firstLineChars="0"/>
        <w:rPr>
          <w:sz w:val="28"/>
          <w:szCs w:val="28"/>
        </w:rPr>
      </w:pPr>
      <w:r>
        <w:rPr>
          <w:rFonts w:hint="eastAsia"/>
          <w:sz w:val="28"/>
          <w:szCs w:val="28"/>
        </w:rPr>
        <w:t>数据库存储位置为/</w:t>
      </w:r>
      <w:r>
        <w:rPr>
          <w:sz w:val="28"/>
          <w:szCs w:val="28"/>
        </w:rPr>
        <w:t>data/database</w:t>
      </w:r>
    </w:p>
    <w:p>
      <w:pPr>
        <w:pStyle w:val="101"/>
        <w:numPr>
          <w:ilvl w:val="0"/>
          <w:numId w:val="30"/>
        </w:numPr>
        <w:ind w:firstLineChars="0"/>
        <w:rPr>
          <w:sz w:val="28"/>
          <w:szCs w:val="28"/>
        </w:rPr>
      </w:pPr>
      <w:r>
        <w:rPr>
          <w:rFonts w:hint="eastAsia"/>
          <w:sz w:val="28"/>
          <w:szCs w:val="28"/>
        </w:rPr>
        <w:t>设置server_id为2</w:t>
      </w:r>
    </w:p>
    <w:p>
      <w:pPr>
        <w:pStyle w:val="101"/>
        <w:numPr>
          <w:ilvl w:val="0"/>
          <w:numId w:val="30"/>
        </w:numPr>
        <w:ind w:firstLineChars="0"/>
        <w:rPr>
          <w:sz w:val="28"/>
          <w:szCs w:val="28"/>
        </w:rPr>
      </w:pPr>
      <w:r>
        <w:rPr>
          <w:rFonts w:hint="eastAsia"/>
          <w:sz w:val="28"/>
          <w:szCs w:val="28"/>
        </w:rPr>
        <w:t>serverA</w:t>
      </w:r>
      <w:r>
        <w:rPr>
          <w:sz w:val="28"/>
          <w:szCs w:val="28"/>
        </w:rPr>
        <w:t>为主，</w:t>
      </w:r>
      <w:r>
        <w:rPr>
          <w:rFonts w:hint="eastAsia"/>
          <w:sz w:val="28"/>
          <w:szCs w:val="28"/>
        </w:rPr>
        <w:t>serverB</w:t>
      </w:r>
      <w:r>
        <w:rPr>
          <w:sz w:val="28"/>
          <w:szCs w:val="28"/>
        </w:rPr>
        <w:t>为从的主从数据库集群架构，复制账号为slave，用于提高数据库的安全性。</w:t>
      </w:r>
    </w:p>
    <w:p>
      <w:pPr>
        <w:pStyle w:val="101"/>
        <w:numPr>
          <w:ilvl w:val="0"/>
          <w:numId w:val="32"/>
        </w:numPr>
        <w:ind w:firstLineChars="0"/>
        <w:rPr>
          <w:sz w:val="28"/>
          <w:szCs w:val="28"/>
        </w:rPr>
      </w:pPr>
      <w:r>
        <w:rPr>
          <w:rFonts w:hint="eastAsia"/>
          <w:sz w:val="28"/>
          <w:szCs w:val="28"/>
        </w:rPr>
        <w:t>配置wordpress站点</w:t>
      </w:r>
    </w:p>
    <w:p>
      <w:pPr>
        <w:pStyle w:val="101"/>
        <w:numPr>
          <w:ilvl w:val="0"/>
          <w:numId w:val="30"/>
        </w:numPr>
        <w:ind w:firstLineChars="0"/>
        <w:rPr>
          <w:bCs/>
          <w:sz w:val="28"/>
          <w:szCs w:val="28"/>
        </w:rPr>
      </w:pPr>
      <w:r>
        <w:rPr>
          <w:rFonts w:hint="eastAsia"/>
          <w:bCs/>
          <w:sz w:val="28"/>
          <w:szCs w:val="28"/>
        </w:rPr>
        <w:t>站点访问URL为:</w:t>
      </w:r>
      <w:r>
        <w:rPr>
          <w:bCs/>
          <w:sz w:val="28"/>
          <w:szCs w:val="28"/>
        </w:rPr>
        <w:t>http://www.rj.com/wordpress</w:t>
      </w:r>
    </w:p>
    <w:p>
      <w:pPr>
        <w:pStyle w:val="101"/>
        <w:numPr>
          <w:ilvl w:val="0"/>
          <w:numId w:val="30"/>
        </w:numPr>
        <w:ind w:firstLineChars="0"/>
        <w:rPr>
          <w:bCs/>
          <w:sz w:val="28"/>
          <w:szCs w:val="28"/>
        </w:rPr>
      </w:pPr>
      <w:r>
        <w:rPr>
          <w:rFonts w:hint="eastAsia"/>
          <w:bCs/>
          <w:sz w:val="28"/>
          <w:szCs w:val="28"/>
        </w:rPr>
        <w:t>站点名称为rj</w:t>
      </w:r>
    </w:p>
    <w:p>
      <w:pPr>
        <w:pStyle w:val="66"/>
        <w:numPr>
          <w:ilvl w:val="0"/>
          <w:numId w:val="22"/>
        </w:numPr>
        <w:spacing w:line="480" w:lineRule="exact"/>
        <w:ind w:firstLineChars="0"/>
        <w:rPr>
          <w:rStyle w:val="92"/>
          <w:b/>
          <w:bCs/>
          <w:sz w:val="28"/>
          <w:szCs w:val="28"/>
          <w:lang w:val="zh-TW" w:eastAsia="zh-TW"/>
        </w:rPr>
      </w:pPr>
      <w:r>
        <w:rPr>
          <w:rStyle w:val="92"/>
          <w:rFonts w:hint="eastAsia"/>
          <w:b/>
          <w:bCs/>
          <w:sz w:val="28"/>
          <w:szCs w:val="28"/>
          <w:lang w:val="zh-TW" w:eastAsia="zh-TW"/>
        </w:rPr>
        <w:t>软件定义网络部分</w:t>
      </w:r>
    </w:p>
    <w:p>
      <w:pPr>
        <w:pStyle w:val="101"/>
        <w:numPr>
          <w:ilvl w:val="0"/>
          <w:numId w:val="30"/>
        </w:numPr>
        <w:tabs>
          <w:tab w:val="clear" w:pos="1260"/>
        </w:tabs>
        <w:ind w:left="720" w:leftChars="240" w:firstLineChars="0"/>
        <w:rPr>
          <w:sz w:val="28"/>
          <w:szCs w:val="28"/>
        </w:rPr>
      </w:pPr>
      <w:r>
        <w:rPr>
          <w:rFonts w:hint="eastAsia"/>
          <w:sz w:val="28"/>
          <w:szCs w:val="28"/>
          <w:lang w:eastAsia="zh-TW"/>
        </w:rPr>
        <w:t>在在考试机器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w:t>
      </w:r>
      <w:r>
        <w:rPr>
          <w:sz w:val="28"/>
          <w:szCs w:val="28"/>
          <w:lang w:eastAsia="zh-TW"/>
        </w:rPr>
        <w:t>23</w:t>
      </w:r>
      <w:r>
        <w:rPr>
          <w:rFonts w:hint="eastAsia"/>
          <w:sz w:val="28"/>
          <w:szCs w:val="28"/>
          <w:lang w:eastAsia="zh-TW"/>
        </w:rPr>
        <w:t>.1</w:t>
      </w:r>
      <w:r>
        <w:rPr>
          <w:sz w:val="28"/>
          <w:szCs w:val="28"/>
          <w:lang w:eastAsia="zh-TW"/>
        </w:rPr>
        <w:t>00</w:t>
      </w:r>
      <w:r>
        <w:rPr>
          <w:rFonts w:hint="eastAsia"/>
          <w:sz w:val="28"/>
          <w:szCs w:val="28"/>
          <w:lang w:eastAsia="zh-TW"/>
        </w:rPr>
        <w:t>/24，网关设置</w:t>
      </w:r>
      <w:r>
        <w:rPr>
          <w:sz w:val="28"/>
          <w:szCs w:val="28"/>
          <w:lang w:eastAsia="zh-TW"/>
        </w:rPr>
        <w:t>成</w:t>
      </w:r>
      <w:r>
        <w:rPr>
          <w:rFonts w:hint="eastAsia"/>
          <w:sz w:val="28"/>
          <w:szCs w:val="28"/>
          <w:lang w:eastAsia="zh-TW"/>
        </w:rPr>
        <w:t>192.168.</w:t>
      </w:r>
      <w:r>
        <w:rPr>
          <w:sz w:val="28"/>
          <w:szCs w:val="28"/>
          <w:lang w:eastAsia="zh-TW"/>
        </w:rPr>
        <w:t>23</w:t>
      </w:r>
      <w:r>
        <w:rPr>
          <w:rFonts w:hint="eastAsia"/>
          <w:sz w:val="28"/>
          <w:szCs w:val="28"/>
          <w:lang w:eastAsia="zh-TW"/>
        </w:rPr>
        <w:t>.254/24。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101"/>
        <w:numPr>
          <w:ilvl w:val="0"/>
          <w:numId w:val="30"/>
        </w:numPr>
        <w:tabs>
          <w:tab w:val="clear" w:pos="1260"/>
        </w:tabs>
        <w:ind w:left="720" w:leftChars="240" w:firstLineChars="0"/>
        <w:rPr>
          <w:sz w:val="28"/>
          <w:szCs w:val="28"/>
        </w:rPr>
      </w:pPr>
      <w:r>
        <w:rPr>
          <w:rFonts w:hint="eastAsia"/>
          <w:sz w:val="28"/>
          <w:szCs w:val="28"/>
        </w:rPr>
        <w:t>启动OpenDayLight的karaf程序，并安装如下组件：</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101"/>
        <w:numPr>
          <w:ilvl w:val="0"/>
          <w:numId w:val="30"/>
        </w:numPr>
        <w:tabs>
          <w:tab w:val="clear" w:pos="1260"/>
        </w:tabs>
        <w:ind w:left="720" w:leftChars="240" w:firstLineChars="0"/>
        <w:rPr>
          <w:sz w:val="28"/>
          <w:szCs w:val="28"/>
        </w:rPr>
      </w:pPr>
      <w:r>
        <w:rPr>
          <w:rFonts w:hint="eastAsia"/>
          <w:sz w:val="28"/>
          <w:szCs w:val="28"/>
        </w:rPr>
        <w:t>使用</w:t>
      </w:r>
      <w:r>
        <w:rPr>
          <w:sz w:val="28"/>
          <w:szCs w:val="28"/>
        </w:rPr>
        <w:t>M</w:t>
      </w:r>
      <w:r>
        <w:rPr>
          <w:rFonts w:hint="eastAsia"/>
          <w:sz w:val="28"/>
          <w:szCs w:val="28"/>
        </w:rPr>
        <w:t>ininet和</w:t>
      </w:r>
      <w:r>
        <w:rPr>
          <w:sz w:val="28"/>
          <w:szCs w:val="28"/>
        </w:rPr>
        <w:t>OpenVswitch</w:t>
      </w:r>
      <w:r>
        <w:rPr>
          <w:rFonts w:hint="eastAsia"/>
          <w:sz w:val="28"/>
          <w:szCs w:val="28"/>
        </w:rPr>
        <w:t>构建拓扑，连接O</w:t>
      </w:r>
      <w:r>
        <w:rPr>
          <w:sz w:val="28"/>
          <w:szCs w:val="28"/>
        </w:rPr>
        <w:t>DL</w:t>
      </w:r>
      <w:r>
        <w:rPr>
          <w:rFonts w:hint="eastAsia"/>
          <w:sz w:val="28"/>
          <w:szCs w:val="28"/>
        </w:rPr>
        <w:t>的6</w:t>
      </w:r>
      <w:r>
        <w:rPr>
          <w:sz w:val="28"/>
          <w:szCs w:val="28"/>
        </w:rPr>
        <w:t>653</w:t>
      </w:r>
      <w:r>
        <w:rPr>
          <w:rFonts w:hint="eastAsia"/>
          <w:sz w:val="28"/>
          <w:szCs w:val="28"/>
        </w:rPr>
        <w:t>端口，</w:t>
      </w:r>
      <w:r>
        <w:rPr>
          <w:sz w:val="28"/>
          <w:szCs w:val="28"/>
          <w:highlight w:val="yellow"/>
        </w:rPr>
        <w:t>openFlow版本为</w:t>
      </w:r>
      <w:r>
        <w:rPr>
          <w:rFonts w:hint="eastAsia"/>
          <w:sz w:val="28"/>
          <w:szCs w:val="28"/>
          <w:highlight w:val="yellow"/>
        </w:rPr>
        <w:t>1.3，</w:t>
      </w:r>
      <w:r>
        <w:rPr>
          <w:rFonts w:hint="eastAsia"/>
          <w:sz w:val="28"/>
          <w:szCs w:val="28"/>
        </w:rPr>
        <w:t>如下拓扑结构：</w:t>
      </w:r>
    </w:p>
    <w:p>
      <w:pPr>
        <w:pStyle w:val="32"/>
        <w:jc w:val="center"/>
        <w:rPr>
          <w:rFonts w:ascii="仿宋" w:hAnsi="仿宋" w:eastAsia="仿宋" w:cs="仿宋"/>
          <w:bCs/>
          <w:kern w:val="2"/>
          <w:sz w:val="28"/>
          <w:szCs w:val="28"/>
        </w:rPr>
      </w:pPr>
      <w:r>
        <w:drawing>
          <wp:inline distT="0" distB="0" distL="0" distR="0">
            <wp:extent cx="3486150" cy="2743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486150" cy="2743200"/>
                    </a:xfrm>
                    <a:prstGeom prst="rect">
                      <a:avLst/>
                    </a:prstGeom>
                  </pic:spPr>
                </pic:pic>
              </a:graphicData>
            </a:graphic>
          </wp:inline>
        </w:drawing>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图1-7拓扑结构图</w:t>
      </w:r>
    </w:p>
    <w:p>
      <w:pPr>
        <w:pStyle w:val="101"/>
        <w:numPr>
          <w:ilvl w:val="0"/>
          <w:numId w:val="30"/>
        </w:numPr>
        <w:tabs>
          <w:tab w:val="clear" w:pos="1260"/>
        </w:tabs>
        <w:ind w:left="720" w:leftChars="240" w:firstLineChars="0"/>
        <w:rPr>
          <w:sz w:val="28"/>
          <w:szCs w:val="28"/>
        </w:rPr>
      </w:pPr>
      <w:r>
        <w:rPr>
          <w:rFonts w:hint="eastAsia"/>
          <w:sz w:val="28"/>
          <w:szCs w:val="28"/>
        </w:rPr>
        <w:t>在浏览器上可以访问O</w:t>
      </w:r>
      <w:r>
        <w:rPr>
          <w:sz w:val="28"/>
          <w:szCs w:val="28"/>
        </w:rPr>
        <w:t>DL</w:t>
      </w:r>
      <w:r>
        <w:rPr>
          <w:rFonts w:hint="eastAsia"/>
          <w:sz w:val="28"/>
          <w:szCs w:val="28"/>
        </w:rPr>
        <w:t>管理页面查看网元拓扑结构。</w:t>
      </w:r>
    </w:p>
    <w:p>
      <w:pPr>
        <w:pStyle w:val="101"/>
        <w:numPr>
          <w:ilvl w:val="0"/>
          <w:numId w:val="30"/>
        </w:numPr>
        <w:tabs>
          <w:tab w:val="clear" w:pos="1260"/>
        </w:tabs>
        <w:ind w:left="720" w:leftChars="240" w:firstLineChars="0"/>
        <w:rPr>
          <w:sz w:val="28"/>
          <w:szCs w:val="28"/>
        </w:rPr>
      </w:pPr>
      <w:r>
        <w:rPr>
          <w:rFonts w:hint="eastAsia"/>
          <w:sz w:val="28"/>
          <w:szCs w:val="28"/>
        </w:rPr>
        <w:t>通过</w:t>
      </w:r>
      <w:r>
        <w:rPr>
          <w:sz w:val="28"/>
          <w:szCs w:val="28"/>
        </w:rPr>
        <w:t>OVS</w:t>
      </w:r>
      <w:r>
        <w:rPr>
          <w:rFonts w:hint="eastAsia"/>
          <w:sz w:val="28"/>
          <w:szCs w:val="28"/>
        </w:rPr>
        <w:t>给S</w:t>
      </w:r>
      <w:r>
        <w:rPr>
          <w:sz w:val="28"/>
          <w:szCs w:val="28"/>
        </w:rPr>
        <w:t>2</w:t>
      </w:r>
      <w:r>
        <w:rPr>
          <w:rFonts w:hint="eastAsia"/>
          <w:sz w:val="28"/>
          <w:szCs w:val="28"/>
        </w:rPr>
        <w:t>下发流表，使得</w:t>
      </w:r>
      <w:r>
        <w:rPr>
          <w:sz w:val="28"/>
          <w:szCs w:val="28"/>
        </w:rPr>
        <w:t>H2</w:t>
      </w:r>
      <w:r>
        <w:rPr>
          <w:rFonts w:hint="eastAsia"/>
          <w:sz w:val="28"/>
          <w:szCs w:val="28"/>
        </w:rPr>
        <w:t>与</w:t>
      </w:r>
      <w:r>
        <w:rPr>
          <w:sz w:val="28"/>
          <w:szCs w:val="28"/>
        </w:rPr>
        <w:t>H1</w:t>
      </w:r>
      <w:r>
        <w:rPr>
          <w:rFonts w:hint="eastAsia"/>
          <w:sz w:val="28"/>
          <w:szCs w:val="28"/>
        </w:rPr>
        <w:t>、H</w:t>
      </w:r>
      <w:r>
        <w:rPr>
          <w:sz w:val="28"/>
          <w:szCs w:val="28"/>
        </w:rPr>
        <w:t>3</w:t>
      </w:r>
      <w:r>
        <w:rPr>
          <w:rFonts w:hint="eastAsia"/>
          <w:sz w:val="28"/>
          <w:szCs w:val="28"/>
        </w:rPr>
        <w:t>无法互通。</w:t>
      </w:r>
    </w:p>
    <w:p>
      <w:pPr>
        <w:pStyle w:val="101"/>
        <w:numPr>
          <w:ilvl w:val="0"/>
          <w:numId w:val="30"/>
        </w:numPr>
        <w:tabs>
          <w:tab w:val="clear" w:pos="1260"/>
        </w:tabs>
        <w:ind w:left="720" w:leftChars="240" w:firstLineChars="0"/>
        <w:rPr>
          <w:sz w:val="28"/>
          <w:szCs w:val="28"/>
        </w:rPr>
      </w:pPr>
      <w:r>
        <w:rPr>
          <w:rFonts w:hint="eastAsia"/>
          <w:sz w:val="28"/>
          <w:szCs w:val="28"/>
        </w:rPr>
        <w:t>H</w:t>
      </w:r>
      <w:r>
        <w:rPr>
          <w:sz w:val="28"/>
          <w:szCs w:val="28"/>
        </w:rPr>
        <w:t>1</w:t>
      </w:r>
      <w:r>
        <w:rPr>
          <w:rFonts w:hint="eastAsia"/>
          <w:sz w:val="28"/>
          <w:szCs w:val="28"/>
        </w:rPr>
        <w:t>启动H</w:t>
      </w:r>
      <w:r>
        <w:rPr>
          <w:sz w:val="28"/>
          <w:szCs w:val="28"/>
        </w:rPr>
        <w:t>TTP-Server</w:t>
      </w:r>
      <w:r>
        <w:rPr>
          <w:rFonts w:hint="eastAsia"/>
          <w:sz w:val="28"/>
          <w:szCs w:val="28"/>
        </w:rPr>
        <w:t>功能，W</w:t>
      </w:r>
      <w:r>
        <w:rPr>
          <w:sz w:val="28"/>
          <w:szCs w:val="28"/>
        </w:rPr>
        <w:t>EB</w:t>
      </w:r>
      <w:r>
        <w:rPr>
          <w:rFonts w:hint="eastAsia"/>
          <w:sz w:val="28"/>
          <w:szCs w:val="28"/>
        </w:rPr>
        <w:t>端口为</w:t>
      </w:r>
      <w:r>
        <w:rPr>
          <w:sz w:val="28"/>
          <w:szCs w:val="28"/>
        </w:rPr>
        <w:t>8088</w:t>
      </w:r>
      <w:r>
        <w:rPr>
          <w:rFonts w:hint="eastAsia"/>
          <w:sz w:val="28"/>
          <w:szCs w:val="28"/>
        </w:rPr>
        <w:t>，H</w:t>
      </w:r>
      <w:r>
        <w:rPr>
          <w:sz w:val="28"/>
          <w:szCs w:val="28"/>
        </w:rPr>
        <w:t>3</w:t>
      </w:r>
      <w:r>
        <w:rPr>
          <w:rFonts w:hint="eastAsia"/>
          <w:sz w:val="28"/>
          <w:szCs w:val="28"/>
        </w:rPr>
        <w:t>作为</w:t>
      </w:r>
      <w:r>
        <w:rPr>
          <w:sz w:val="28"/>
          <w:szCs w:val="28"/>
        </w:rPr>
        <w:t>HTTP-Client</w:t>
      </w:r>
      <w:r>
        <w:rPr>
          <w:rFonts w:hint="eastAsia"/>
          <w:sz w:val="28"/>
          <w:szCs w:val="28"/>
        </w:rPr>
        <w:t>，获取H</w:t>
      </w:r>
      <w:r>
        <w:rPr>
          <w:sz w:val="28"/>
          <w:szCs w:val="28"/>
        </w:rPr>
        <w:t>1</w:t>
      </w:r>
      <w:r>
        <w:rPr>
          <w:rFonts w:hint="eastAsia"/>
          <w:sz w:val="28"/>
          <w:szCs w:val="28"/>
        </w:rPr>
        <w:t>的html网页配置文件。</w:t>
      </w:r>
    </w:p>
    <w:p>
      <w:pPr>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 xml:space="preserve"> “</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rPr>
          <w:sz w:val="28"/>
          <w:szCs w:val="28"/>
        </w:rPr>
      </w:pPr>
      <w:r>
        <w:rPr>
          <w:rFonts w:hint="eastAsia"/>
          <w:sz w:val="28"/>
          <w:szCs w:val="28"/>
        </w:rPr>
        <w:t xml:space="preserve">  </w:t>
      </w:r>
      <w:r>
        <w:rPr>
          <w:sz w:val="28"/>
          <w:szCs w:val="28"/>
        </w:rPr>
        <w:t xml:space="preserve">  </w:t>
      </w: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pStyle w:val="3"/>
        <w:spacing w:line="360" w:lineRule="auto"/>
        <w:ind w:firstLine="480"/>
        <w:rPr>
          <w:sz w:val="24"/>
          <w:szCs w:val="24"/>
        </w:rPr>
      </w:pPr>
    </w:p>
    <w:p>
      <w:r>
        <w:br w:type="page"/>
      </w:r>
    </w:p>
    <w:p>
      <w:pPr>
        <w:pStyle w:val="4"/>
      </w:pPr>
      <w:r>
        <w:rPr>
          <w:rFonts w:hint="eastAsia"/>
        </w:rPr>
        <w:t>模块七：综合布线规划与设计</w:t>
      </w:r>
    </w:p>
    <w:p>
      <w:pPr>
        <w:pStyle w:val="101"/>
        <w:numPr>
          <w:ilvl w:val="0"/>
          <w:numId w:val="33"/>
        </w:numPr>
        <w:ind w:firstLineChars="0"/>
        <w:rPr>
          <w:b/>
          <w:sz w:val="28"/>
          <w:szCs w:val="36"/>
        </w:rPr>
      </w:pPr>
      <w:r>
        <w:rPr>
          <w:rFonts w:hint="eastAsia"/>
          <w:b/>
          <w:sz w:val="28"/>
          <w:szCs w:val="36"/>
        </w:rPr>
        <w:t>答题</w:t>
      </w:r>
      <w:r>
        <w:rPr>
          <w:b/>
          <w:sz w:val="28"/>
          <w:szCs w:val="36"/>
        </w:rPr>
        <w:t>注意事项</w:t>
      </w:r>
    </w:p>
    <w:p>
      <w:pPr>
        <w:pStyle w:val="101"/>
        <w:numPr>
          <w:ilvl w:val="0"/>
          <w:numId w:val="34"/>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4"/>
        </w:numPr>
        <w:ind w:firstLineChars="0"/>
        <w:rPr>
          <w:sz w:val="28"/>
          <w:szCs w:val="28"/>
        </w:rPr>
      </w:pPr>
      <w:r>
        <w:rPr>
          <w:rFonts w:hint="eastAsia"/>
          <w:sz w:val="28"/>
          <w:szCs w:val="28"/>
        </w:rPr>
        <w:t>禁止携带和使用移动存储设备、运算器、通信工具及参考资料。</w:t>
      </w:r>
    </w:p>
    <w:p>
      <w:pPr>
        <w:pStyle w:val="101"/>
        <w:numPr>
          <w:ilvl w:val="0"/>
          <w:numId w:val="34"/>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4"/>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4"/>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3"/>
        </w:numPr>
        <w:ind w:firstLineChars="0"/>
        <w:rPr>
          <w:b/>
          <w:sz w:val="28"/>
          <w:szCs w:val="36"/>
        </w:rPr>
      </w:pPr>
      <w:r>
        <w:rPr>
          <w:rFonts w:hint="eastAsia"/>
          <w:b/>
          <w:sz w:val="28"/>
          <w:szCs w:val="36"/>
        </w:rPr>
        <w:t>比赛</w:t>
      </w:r>
      <w:r>
        <w:rPr>
          <w:b/>
          <w:sz w:val="28"/>
          <w:szCs w:val="36"/>
        </w:rPr>
        <w:t>环境</w:t>
      </w:r>
    </w:p>
    <w:p>
      <w:pPr>
        <w:jc w:val="center"/>
        <w:rPr>
          <w:sz w:val="28"/>
          <w:szCs w:val="28"/>
        </w:rPr>
      </w:pPr>
      <w:r>
        <w:drawing>
          <wp:inline distT="0" distB="0" distL="0" distR="0">
            <wp:extent cx="5400040" cy="3730625"/>
            <wp:effectExtent l="0" t="0" r="10160" b="3175"/>
            <wp:docPr id="21" name="图片 7"/>
            <wp:cNvGraphicFramePr/>
            <a:graphic xmlns:a="http://schemas.openxmlformats.org/drawingml/2006/main">
              <a:graphicData uri="http://schemas.openxmlformats.org/drawingml/2006/picture">
                <pic:pic xmlns:pic="http://schemas.openxmlformats.org/drawingml/2006/picture">
                  <pic:nvPicPr>
                    <pic:cNvPr id="21" name="图片 7"/>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0040" cy="3730625"/>
                    </a:xfrm>
                    <a:prstGeom prst="rect">
                      <a:avLst/>
                    </a:prstGeom>
                    <a:noFill/>
                  </pic:spPr>
                </pic:pic>
              </a:graphicData>
            </a:graphic>
          </wp:inline>
        </w:drawing>
      </w:r>
    </w:p>
    <w:p>
      <w:pPr>
        <w:jc w:val="center"/>
        <w:rPr>
          <w:sz w:val="28"/>
          <w:szCs w:val="28"/>
        </w:rPr>
      </w:pPr>
      <w:r>
        <w:rPr>
          <w:rFonts w:hint="eastAsia"/>
          <w:sz w:val="28"/>
          <w:szCs w:val="28"/>
        </w:rPr>
        <w:t>图</w:t>
      </w:r>
      <w:r>
        <w:rPr>
          <w:sz w:val="28"/>
          <w:szCs w:val="28"/>
        </w:rPr>
        <w:t>1：赛位平面布局</w:t>
      </w:r>
    </w:p>
    <w:p>
      <w:pPr>
        <w:ind w:firstLine="560" w:firstLineChars="200"/>
        <w:rPr>
          <w:b/>
          <w:sz w:val="28"/>
          <w:szCs w:val="28"/>
        </w:rPr>
      </w:pPr>
      <w:r>
        <w:rPr>
          <w:rFonts w:hint="eastAsia"/>
          <w:sz w:val="28"/>
          <w:szCs w:val="28"/>
        </w:rPr>
        <w:t>如图</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6050" cy="133985"/>
            <wp:effectExtent l="0" t="0" r="6350" b="184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Style w:val="3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64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61"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QX-PAW-L3.1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QXPLD-PX17-D</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4</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5</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6</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人字梯</w:t>
            </w:r>
          </w:p>
        </w:tc>
        <w:tc>
          <w:tcPr>
            <w:tcW w:w="1761"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w:t>
            </w:r>
            <w:r>
              <w:rPr>
                <w:rFonts w:cs="宋体"/>
                <w:color w:val="000000"/>
                <w:kern w:val="0"/>
                <w:sz w:val="24"/>
                <w:szCs w:val="24"/>
              </w:rPr>
              <w:t>-</w:t>
            </w:r>
          </w:p>
        </w:tc>
        <w:tc>
          <w:tcPr>
            <w:tcW w:w="763" w:type="dxa"/>
            <w:shd w:val="clear" w:color="000000"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bl>
    <w:p>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Style w:val="3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2700"/>
        <w:gridCol w:w="27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b/>
                <w:kern w:val="0"/>
                <w:sz w:val="24"/>
                <w:szCs w:val="24"/>
              </w:rPr>
            </w:pPr>
            <w:r>
              <w:rPr>
                <w:rFonts w:hint="eastAsia" w:cs="宋体"/>
                <w:b/>
                <w:kern w:val="0"/>
                <w:sz w:val="24"/>
                <w:szCs w:val="24"/>
              </w:rPr>
              <w:t>序号</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设备</w:t>
            </w:r>
            <w:r>
              <w:rPr>
                <w:rFonts w:cs="宋体"/>
                <w:b/>
                <w:color w:val="000000"/>
                <w:kern w:val="0"/>
                <w:sz w:val="24"/>
                <w:szCs w:val="24"/>
              </w:rPr>
              <w:t>名称</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24口RJ45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110语音100对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12口SC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TV配线架</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英制F头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6</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G11</w:t>
            </w:r>
            <w:r>
              <w:rPr>
                <w:rFonts w:hint="eastAsia" w:cs="宋体"/>
                <w:color w:val="000000"/>
                <w:kern w:val="0"/>
                <w:sz w:val="24"/>
                <w:szCs w:val="24"/>
              </w:rPr>
              <w:t>双通头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SC耦合器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SC接口</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光纤快速连接器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网络水晶头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网络模块</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86底盒（明装）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86底盒（暗装）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rFonts w:cs="宋体"/>
                <w:kern w:val="0"/>
                <w:sz w:val="24"/>
                <w:szCs w:val="24"/>
              </w:rPr>
              <w:t>13</w:t>
            </w:r>
          </w:p>
        </w:tc>
        <w:tc>
          <w:tcPr>
            <w:tcW w:w="2700" w:type="dxa"/>
            <w:shd w:val="clear" w:color="auto" w:fill="auto"/>
            <w:vAlign w:val="center"/>
          </w:tcPr>
          <w:p>
            <w:pPr>
              <w:rPr>
                <w:rFonts w:cs="宋体"/>
                <w:kern w:val="0"/>
                <w:sz w:val="24"/>
                <w:szCs w:val="24"/>
              </w:rPr>
            </w:pPr>
            <w:r>
              <w:rPr>
                <w:rFonts w:hint="eastAsia" w:cs="宋体"/>
                <w:kern w:val="0"/>
                <w:sz w:val="24"/>
                <w:szCs w:val="24"/>
              </w:rPr>
              <w:t>双口面板</w:t>
            </w:r>
          </w:p>
        </w:tc>
        <w:tc>
          <w:tcPr>
            <w:tcW w:w="2700" w:type="dxa"/>
            <w:shd w:val="clear" w:color="auto" w:fill="auto"/>
            <w:vAlign w:val="center"/>
          </w:tcPr>
          <w:p>
            <w:pPr>
              <w:rPr>
                <w:rFonts w:cs="宋体"/>
                <w:kern w:val="0"/>
                <w:sz w:val="24"/>
                <w:szCs w:val="24"/>
              </w:rPr>
            </w:pPr>
            <w:r>
              <w:rPr>
                <w:rFonts w:hint="eastAsia" w:cs="宋体"/>
                <w:kern w:val="0"/>
                <w:sz w:val="24"/>
                <w:szCs w:val="24"/>
              </w:rPr>
              <w:t>8</w:t>
            </w:r>
            <w:r>
              <w:rPr>
                <w:rFonts w:cs="宋体"/>
                <w:kern w:val="0"/>
                <w:sz w:val="24"/>
                <w:szCs w:val="24"/>
              </w:rPr>
              <w:t>6系列</w:t>
            </w:r>
          </w:p>
        </w:tc>
        <w:tc>
          <w:tcPr>
            <w:tcW w:w="900" w:type="dxa"/>
            <w:shd w:val="clear" w:color="auto" w:fill="auto"/>
            <w:vAlign w:val="center"/>
          </w:tcPr>
          <w:p>
            <w:pPr>
              <w:jc w:val="center"/>
              <w:rPr>
                <w:rFonts w:cs="宋体"/>
                <w:kern w:val="0"/>
                <w:sz w:val="24"/>
                <w:szCs w:val="24"/>
              </w:rPr>
            </w:pPr>
            <w:r>
              <w:rPr>
                <w:rFonts w:hint="eastAsia" w:cs="宋体"/>
                <w:kern w:val="0"/>
                <w:sz w:val="24"/>
                <w:szCs w:val="24"/>
              </w:rPr>
              <w:t>个</w:t>
            </w:r>
          </w:p>
        </w:tc>
        <w:tc>
          <w:tcPr>
            <w:tcW w:w="900" w:type="dxa"/>
            <w:shd w:val="clear" w:color="auto" w:fill="auto"/>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TV面板</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20*10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r>
              <w:rPr>
                <w:rFonts w:hint="eastAsia" w:cs="宋体"/>
                <w:color w:val="000000"/>
                <w:kern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20线管直接头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50线管三通</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sz w:val="24"/>
                <w:szCs w:val="24"/>
              </w:rPr>
              <w:t>25</w:t>
            </w:r>
          </w:p>
        </w:tc>
        <w:tc>
          <w:tcPr>
            <w:tcW w:w="2700" w:type="dxa"/>
            <w:shd w:val="clear" w:color="auto" w:fill="auto"/>
            <w:vAlign w:val="center"/>
          </w:tcPr>
          <w:p>
            <w:pPr>
              <w:rPr>
                <w:sz w:val="24"/>
                <w:szCs w:val="24"/>
              </w:rPr>
            </w:pPr>
            <w:r>
              <w:rPr>
                <w:rFonts w:hint="eastAsia"/>
                <w:sz w:val="24"/>
                <w:szCs w:val="24"/>
              </w:rPr>
              <w:t>超五类双绞线电缆</w:t>
            </w:r>
          </w:p>
        </w:tc>
        <w:tc>
          <w:tcPr>
            <w:tcW w:w="2700" w:type="dxa"/>
            <w:shd w:val="clear" w:color="auto" w:fill="auto"/>
            <w:vAlign w:val="center"/>
          </w:tcPr>
          <w:p>
            <w:pPr>
              <w:rPr>
                <w:sz w:val="24"/>
                <w:szCs w:val="24"/>
              </w:rPr>
            </w:pPr>
            <w:r>
              <w:rPr>
                <w:rFonts w:hint="eastAsia"/>
                <w:sz w:val="24"/>
                <w:szCs w:val="24"/>
              </w:rPr>
              <w:t>网线，CAT5</w:t>
            </w:r>
          </w:p>
        </w:tc>
        <w:tc>
          <w:tcPr>
            <w:tcW w:w="900" w:type="dxa"/>
            <w:shd w:val="clear" w:color="auto" w:fill="auto"/>
            <w:vAlign w:val="center"/>
          </w:tcPr>
          <w:p>
            <w:pPr>
              <w:jc w:val="center"/>
              <w:rPr>
                <w:sz w:val="24"/>
                <w:szCs w:val="24"/>
              </w:rPr>
            </w:pPr>
            <w:r>
              <w:rPr>
                <w:rFonts w:hint="eastAsia"/>
                <w:sz w:val="24"/>
                <w:szCs w:val="24"/>
              </w:rPr>
              <w:t>米</w:t>
            </w:r>
          </w:p>
        </w:tc>
        <w:tc>
          <w:tcPr>
            <w:tcW w:w="900" w:type="dxa"/>
            <w:shd w:val="clear" w:color="auto" w:fill="auto"/>
            <w:vAlign w:val="center"/>
          </w:tcPr>
          <w:p>
            <w:pPr>
              <w:jc w:val="center"/>
              <w:rPr>
                <w:sz w:val="24"/>
                <w:szCs w:val="24"/>
              </w:rPr>
            </w:pPr>
            <w:r>
              <w:rPr>
                <w:sz w:val="24"/>
                <w:szCs w:val="24"/>
              </w:rPr>
              <w:t>1</w:t>
            </w:r>
            <w:r>
              <w:rPr>
                <w:rFonts w:hint="eastAsia"/>
                <w:sz w:val="24"/>
                <w:szCs w:val="24"/>
              </w:rPr>
              <w:t>0</w:t>
            </w: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26</w:t>
            </w:r>
          </w:p>
        </w:tc>
        <w:tc>
          <w:tcPr>
            <w:tcW w:w="2700" w:type="dxa"/>
            <w:shd w:val="clear" w:color="auto" w:fill="auto"/>
            <w:vAlign w:val="center"/>
          </w:tcPr>
          <w:p>
            <w:pPr>
              <w:rPr>
                <w:color w:val="000000"/>
                <w:sz w:val="24"/>
                <w:szCs w:val="24"/>
              </w:rPr>
            </w:pPr>
            <w:r>
              <w:rPr>
                <w:rFonts w:hint="eastAsia"/>
                <w:color w:val="000000"/>
                <w:sz w:val="24"/>
                <w:szCs w:val="24"/>
              </w:rPr>
              <w:t>皮线光纤(缆)</w:t>
            </w:r>
          </w:p>
        </w:tc>
        <w:tc>
          <w:tcPr>
            <w:tcW w:w="2700" w:type="dxa"/>
            <w:shd w:val="clear" w:color="auto" w:fill="auto"/>
            <w:vAlign w:val="center"/>
          </w:tcPr>
          <w:p>
            <w:pPr>
              <w:rPr>
                <w:color w:val="000000"/>
                <w:sz w:val="24"/>
                <w:szCs w:val="24"/>
              </w:rPr>
            </w:pPr>
            <w:r>
              <w:rPr>
                <w:rFonts w:hint="eastAsia"/>
                <w:color w:val="000000"/>
                <w:sz w:val="24"/>
                <w:szCs w:val="24"/>
              </w:rPr>
              <w:t>FTTH-1单芯单模</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4</w:t>
            </w:r>
            <w:r>
              <w:rPr>
                <w:rFonts w:hint="eastAsia"/>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27</w:t>
            </w:r>
          </w:p>
        </w:tc>
        <w:tc>
          <w:tcPr>
            <w:tcW w:w="2700" w:type="dxa"/>
            <w:shd w:val="clear" w:color="auto" w:fill="auto"/>
            <w:vAlign w:val="center"/>
          </w:tcPr>
          <w:p>
            <w:pPr>
              <w:rPr>
                <w:color w:val="000000"/>
                <w:sz w:val="24"/>
                <w:szCs w:val="24"/>
              </w:rPr>
            </w:pPr>
            <w:r>
              <w:rPr>
                <w:rFonts w:hint="eastAsia"/>
                <w:color w:val="000000"/>
                <w:sz w:val="24"/>
                <w:szCs w:val="24"/>
              </w:rPr>
              <w:t>25对大对数电缆</w:t>
            </w:r>
          </w:p>
        </w:tc>
        <w:tc>
          <w:tcPr>
            <w:tcW w:w="2700" w:type="dxa"/>
            <w:shd w:val="clear" w:color="auto" w:fill="auto"/>
            <w:vAlign w:val="center"/>
          </w:tcPr>
          <w:p>
            <w:pPr>
              <w:rPr>
                <w:color w:val="000000"/>
                <w:sz w:val="24"/>
                <w:szCs w:val="24"/>
              </w:rPr>
            </w:pPr>
            <w:r>
              <w:rPr>
                <w:rFonts w:hint="eastAsia"/>
                <w:color w:val="000000"/>
                <w:sz w:val="24"/>
                <w:szCs w:val="24"/>
              </w:rPr>
              <w:t>HYV25</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28</w:t>
            </w:r>
          </w:p>
        </w:tc>
        <w:tc>
          <w:tcPr>
            <w:tcW w:w="2700" w:type="dxa"/>
            <w:shd w:val="clear" w:color="auto" w:fill="auto"/>
            <w:vAlign w:val="center"/>
          </w:tcPr>
          <w:p>
            <w:pPr>
              <w:rPr>
                <w:color w:val="000000"/>
                <w:sz w:val="24"/>
                <w:szCs w:val="24"/>
              </w:rPr>
            </w:pPr>
            <w:r>
              <w:rPr>
                <w:rFonts w:hint="eastAsia"/>
                <w:color w:val="000000"/>
                <w:sz w:val="24"/>
                <w:szCs w:val="24"/>
              </w:rPr>
              <w:t>同轴电缆</w:t>
            </w:r>
          </w:p>
        </w:tc>
        <w:tc>
          <w:tcPr>
            <w:tcW w:w="2700" w:type="dxa"/>
            <w:shd w:val="clear" w:color="auto" w:fill="auto"/>
            <w:vAlign w:val="center"/>
          </w:tcPr>
          <w:p>
            <w:pPr>
              <w:rPr>
                <w:color w:val="000000"/>
                <w:sz w:val="24"/>
                <w:szCs w:val="24"/>
              </w:rPr>
            </w:pP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十字螺丝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6U机柜</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w:t>
            </w:r>
            <w:r>
              <w:rPr>
                <w:rFonts w:cs="宋体"/>
                <w:color w:val="000000"/>
                <w:kern w:val="0"/>
                <w:sz w:val="24"/>
                <w:szCs w:val="24"/>
              </w:rPr>
              <w:t>U</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机柜螺丝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M5X16</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4号尼龙扎带</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扎带式标签</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标签纸</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袋</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记号笔</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安全帽</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3"/>
        </w:numPr>
        <w:ind w:firstLineChars="0"/>
        <w:rPr>
          <w:b/>
          <w:sz w:val="28"/>
          <w:szCs w:val="36"/>
        </w:rPr>
        <w:sectPr>
          <w:footerReference r:id="rId5" w:type="default"/>
          <w:footerReference r:id="rId6" w:type="even"/>
          <w:pgSz w:w="11906" w:h="16838"/>
          <w:pgMar w:top="1440" w:right="1701" w:bottom="1440" w:left="1701" w:header="851" w:footer="992" w:gutter="0"/>
          <w:cols w:space="720" w:num="1"/>
          <w:docGrid w:type="lines" w:linePitch="312" w:charSpace="0"/>
        </w:sectPr>
      </w:pPr>
    </w:p>
    <w:p>
      <w:pPr>
        <w:pStyle w:val="101"/>
        <w:numPr>
          <w:ilvl w:val="0"/>
          <w:numId w:val="33"/>
        </w:numPr>
        <w:ind w:firstLineChars="0"/>
        <w:rPr>
          <w:b/>
          <w:sz w:val="28"/>
          <w:szCs w:val="36"/>
        </w:rPr>
      </w:pPr>
      <w:r>
        <w:rPr>
          <w:b/>
          <w:sz w:val="28"/>
          <w:szCs w:val="36"/>
        </w:rPr>
        <w:t>网络综合布线项目</w:t>
      </w:r>
    </w:p>
    <w:p>
      <w:pPr>
        <w:pStyle w:val="101"/>
        <w:numPr>
          <w:ilvl w:val="0"/>
          <w:numId w:val="35"/>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5"/>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pPr>
        <w:ind w:firstLine="560" w:firstLineChars="20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5" o:spt="75" type="#_x0000_t75" style="height:354.5pt;width:697.5pt;" o:ole="t" filled="f" o:preferrelative="t" stroked="f" coordsize="21600,21600">
            <v:path/>
            <v:fill on="f" focussize="0,0"/>
            <v:stroke on="f" joinstyle="miter"/>
            <v:imagedata r:id="rId20" o:title=""/>
            <o:lock v:ext="edit" aspectratio="t"/>
            <w10:wrap type="none"/>
            <w10:anchorlock/>
          </v:shape>
          <o:OLEObject Type="Embed" ProgID="AutoCAD.Drawing.19" ShapeID="_x0000_i1025" DrawAspect="Content" ObjectID="_1468075725" r:id="rId19">
            <o:LockedField>false</o:LockedField>
          </o:OLEObject>
        </w:object>
      </w:r>
    </w:p>
    <w:p>
      <w:pPr>
        <w:jc w:val="center"/>
        <w:rPr>
          <w:rFonts w:cs="Times New Roman"/>
          <w:sz w:val="28"/>
          <w:szCs w:val="28"/>
        </w:rPr>
      </w:pPr>
      <w:r>
        <w:rPr>
          <w:rFonts w:hint="eastAsia" w:cs="Times New Roman"/>
          <w:sz w:val="28"/>
          <w:szCs w:val="28"/>
        </w:rPr>
        <w:t>图</w:t>
      </w:r>
      <w:r>
        <w:rPr>
          <w:rFonts w:cs="Times New Roman"/>
          <w:sz w:val="28"/>
          <w:szCs w:val="28"/>
        </w:rPr>
        <w:t>2</w:t>
      </w:r>
      <w:r>
        <w:rPr>
          <w:rFonts w:hint="eastAsia" w:cs="Times New Roman"/>
          <w:sz w:val="28"/>
          <w:szCs w:val="28"/>
        </w:rPr>
        <w:t>：赛位布局展开图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81960" cy="1804035"/>
            <wp:effectExtent l="0" t="0" r="8890" b="571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81960" cy="1804035"/>
                    </a:xfrm>
                    <a:prstGeom prst="rect">
                      <a:avLst/>
                    </a:prstGeom>
                    <a:noFill/>
                    <a:ln>
                      <a:noFill/>
                    </a:ln>
                  </pic:spPr>
                </pic:pic>
              </a:graphicData>
            </a:graphic>
          </wp:inline>
        </w:drawing>
      </w:r>
    </w:p>
    <w:p>
      <w:pPr>
        <w:jc w:val="center"/>
        <w:rPr>
          <w:sz w:val="28"/>
          <w:szCs w:val="28"/>
        </w:rPr>
      </w:pPr>
      <w:r>
        <w:rPr>
          <w:rFonts w:hint="eastAsia"/>
          <w:sz w:val="28"/>
          <w:szCs w:val="28"/>
        </w:rPr>
        <w:t>图3：FD机柜安装图</w:t>
      </w:r>
    </w:p>
    <w:p>
      <w:pPr>
        <w:ind w:firstLine="560" w:firstLineChars="200"/>
        <w:rPr>
          <w:sz w:val="28"/>
          <w:szCs w:val="28"/>
        </w:rPr>
      </w:pPr>
      <w:r>
        <w:rPr>
          <w:rFonts w:hint="eastAsia"/>
          <w:sz w:val="28"/>
          <w:szCs w:val="28"/>
        </w:rPr>
        <w:t>FD1、FD2电信间6U壁装机柜配线架安装，从上至下依次为TV配线架、网络配线架、110配线架和光纤配线架。</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pPr>
        <w:ind w:firstLine="560" w:firstLineChars="200"/>
        <w:rPr>
          <w:sz w:val="28"/>
          <w:szCs w:val="28"/>
        </w:rPr>
      </w:pPr>
      <w:r>
        <w:rPr>
          <w:rFonts w:hint="eastAsia"/>
          <w:sz w:val="28"/>
          <w:szCs w:val="28"/>
        </w:rPr>
        <w:t>（</w:t>
      </w:r>
      <w:r>
        <w:rPr>
          <w:sz w:val="28"/>
          <w:szCs w:val="28"/>
        </w:rPr>
        <w:t>1）图2中101、102…203为信息插座编号。</w:t>
      </w:r>
    </w:p>
    <w:p>
      <w:pPr>
        <w:ind w:firstLine="560" w:firstLineChars="200"/>
        <w:rPr>
          <w:sz w:val="28"/>
          <w:szCs w:val="28"/>
        </w:rPr>
      </w:pPr>
      <w:r>
        <w:rPr>
          <w:rFonts w:hint="eastAsia"/>
          <w:sz w:val="28"/>
          <w:szCs w:val="28"/>
        </w:rPr>
        <w:t>（</w:t>
      </w:r>
      <w:r>
        <w:rPr>
          <w:sz w:val="28"/>
          <w:szCs w:val="28"/>
        </w:rPr>
        <w:t>2）网络模块全部按照T568B标准线序端接；所有超五类双绞线电缆端接在网络配线架上统一按照T568B标准线序端接；25对大对数端接在110配线架依据色标按主次色线序端接</w:t>
      </w:r>
      <w:r>
        <w:rPr>
          <w:rFonts w:hint="eastAsia"/>
          <w:sz w:val="28"/>
          <w:szCs w:val="28"/>
        </w:rPr>
        <w:t>，</w:t>
      </w:r>
      <w:r>
        <w:rPr>
          <w:sz w:val="28"/>
          <w:szCs w:val="28"/>
        </w:rPr>
        <w:t>主色依次为：白、红、黑、黄、紫；次/辅色依次为：蓝、橙、绿、棕、灰。</w:t>
      </w:r>
    </w:p>
    <w:p>
      <w:pPr>
        <w:rPr>
          <w:b/>
          <w:sz w:val="28"/>
          <w:szCs w:val="28"/>
        </w:rPr>
      </w:pPr>
      <w:r>
        <w:rPr>
          <w:rFonts w:hint="eastAsia"/>
          <w:b/>
          <w:sz w:val="28"/>
          <w:szCs w:val="28"/>
        </w:rPr>
        <w:t>（1）光纤链路长度测试</w:t>
      </w:r>
    </w:p>
    <w:p>
      <w:pPr>
        <w:spacing w:line="560" w:lineRule="exact"/>
        <w:ind w:firstLine="560" w:firstLineChars="200"/>
        <w:rPr>
          <w:rFonts w:cs="Arial"/>
          <w:sz w:val="28"/>
          <w:szCs w:val="28"/>
        </w:rPr>
      </w:pPr>
      <w:r>
        <w:rPr>
          <w:rFonts w:hint="eastAsia" w:cs="Arial"/>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560" w:lineRule="exact"/>
        <w:ind w:firstLine="560" w:firstLineChars="200"/>
        <w:rPr>
          <w:rFonts w:cs="Arial"/>
          <w:sz w:val="28"/>
          <w:szCs w:val="28"/>
        </w:rPr>
      </w:pPr>
      <w:r>
        <w:rPr>
          <w:rFonts w:hint="eastAsia" w:cs="Arial"/>
          <w:sz w:val="28"/>
          <w:szCs w:val="28"/>
        </w:rPr>
        <w:t>光纤制作要求：</w:t>
      </w:r>
    </w:p>
    <w:p>
      <w:pPr>
        <w:spacing w:line="560" w:lineRule="exact"/>
        <w:ind w:firstLine="560" w:firstLineChars="200"/>
        <w:rPr>
          <w:rFonts w:cs="Arial"/>
          <w:sz w:val="28"/>
          <w:szCs w:val="28"/>
        </w:rPr>
      </w:pPr>
      <w:r>
        <w:rPr>
          <w:rFonts w:hint="eastAsia" w:cs="Arial"/>
          <w:sz w:val="28"/>
          <w:szCs w:val="28"/>
        </w:rPr>
        <w:t>（1）每根SC光纤跳线长度为1m；</w:t>
      </w:r>
    </w:p>
    <w:p>
      <w:pPr>
        <w:spacing w:line="560" w:lineRule="exact"/>
        <w:ind w:firstLine="560" w:firstLineChars="200"/>
        <w:rPr>
          <w:rFonts w:cs="Arial"/>
          <w:sz w:val="28"/>
          <w:szCs w:val="28"/>
        </w:rPr>
      </w:pPr>
      <w:r>
        <w:rPr>
          <w:rFonts w:hint="eastAsia" w:cs="Arial"/>
          <w:sz w:val="28"/>
          <w:szCs w:val="28"/>
        </w:rPr>
        <w:t>（2）光纤链路长度为5m，合理盘在光纤配线架盘线架内；</w:t>
      </w:r>
    </w:p>
    <w:p>
      <w:pPr>
        <w:spacing w:line="560" w:lineRule="exact"/>
        <w:ind w:firstLine="560" w:firstLineChars="200"/>
        <w:rPr>
          <w:rFonts w:cs="Arial"/>
          <w:sz w:val="28"/>
          <w:szCs w:val="28"/>
        </w:rPr>
      </w:pPr>
      <w:r>
        <w:rPr>
          <w:rFonts w:hint="eastAsia" w:cs="Arial"/>
          <w:sz w:val="28"/>
          <w:szCs w:val="28"/>
        </w:rPr>
        <w:t>（3）正确制作冷接头，按试题要求插入对应端口；</w:t>
      </w:r>
    </w:p>
    <w:p>
      <w:pPr>
        <w:spacing w:line="560" w:lineRule="exact"/>
        <w:ind w:firstLine="560" w:firstLineChars="200"/>
        <w:rPr>
          <w:rFonts w:cs="Arial"/>
          <w:sz w:val="28"/>
          <w:szCs w:val="28"/>
        </w:rPr>
      </w:pPr>
      <w:r>
        <w:rPr>
          <w:rFonts w:hint="eastAsia" w:cs="Arial"/>
          <w:sz w:val="28"/>
          <w:szCs w:val="28"/>
        </w:rPr>
        <w:t>（4）链路安装完成，查看光纤时域测试平台测距模块界面的测试结果确认并保持该界面, (备注：测试结果范围6.8m-7.2m之间)。</w:t>
      </w:r>
    </w:p>
    <w:p>
      <w:pPr>
        <w:jc w:val="center"/>
        <w:rPr>
          <w:color w:val="FF0000"/>
          <w:sz w:val="28"/>
          <w:szCs w:val="28"/>
        </w:rPr>
      </w:pPr>
      <w:r>
        <w:rPr>
          <w:color w:val="FF0000"/>
          <w:sz w:val="28"/>
          <w:szCs w:val="28"/>
        </w:rPr>
        <w:drawing>
          <wp:inline distT="0" distB="0" distL="0" distR="0">
            <wp:extent cx="3837305" cy="2159635"/>
            <wp:effectExtent l="0" t="0" r="1079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pPr>
        <w:jc w:val="center"/>
        <w:rPr>
          <w:b/>
          <w:sz w:val="28"/>
          <w:szCs w:val="28"/>
        </w:rPr>
      </w:pPr>
      <w:r>
        <w:rPr>
          <w:rFonts w:hint="eastAsia"/>
          <w:sz w:val="28"/>
          <w:szCs w:val="28"/>
        </w:rPr>
        <w:t>图4：光纤时域测试平台光纤长度测试图</w:t>
      </w:r>
    </w:p>
    <w:p>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pPr>
        <w:ind w:firstLine="560" w:firstLineChars="20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pPr>
        <w:pStyle w:val="101"/>
        <w:numPr>
          <w:ilvl w:val="1"/>
          <w:numId w:val="33"/>
        </w:numPr>
        <w:ind w:firstLineChars="0"/>
        <w:rPr>
          <w:sz w:val="28"/>
          <w:szCs w:val="28"/>
        </w:rPr>
      </w:pPr>
      <w:r>
        <w:rPr>
          <w:rFonts w:hint="eastAsia"/>
          <w:sz w:val="28"/>
          <w:szCs w:val="28"/>
        </w:rPr>
        <w:t>完成</w:t>
      </w:r>
      <w:r>
        <w:rPr>
          <w:sz w:val="28"/>
          <w:szCs w:val="28"/>
        </w:rPr>
        <w:t>FD1、FD2机柜安装及配线架安装。</w:t>
      </w:r>
    </w:p>
    <w:p>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w:t>
      </w:r>
      <w:r>
        <w:rPr>
          <w:sz w:val="28"/>
          <w:szCs w:val="28"/>
        </w:rPr>
        <w:t>4根单芯皮线光缆的一端穿入BD机</w:t>
      </w:r>
      <w:r>
        <w:rPr>
          <w:rFonts w:hint="eastAsia"/>
          <w:sz w:val="28"/>
          <w:szCs w:val="28"/>
        </w:rPr>
        <w:t>架中</w:t>
      </w:r>
      <w:r>
        <w:rPr>
          <w:sz w:val="28"/>
          <w:szCs w:val="28"/>
        </w:rPr>
        <w:t>，制作光纤SC冷压接头接在光纤配线架的1-4号进线端口，另一端</w:t>
      </w:r>
      <w:r>
        <w:rPr>
          <w:rFonts w:hint="eastAsia"/>
          <w:sz w:val="28"/>
          <w:szCs w:val="28"/>
        </w:rPr>
        <w:t>两两</w:t>
      </w:r>
      <w:r>
        <w:rPr>
          <w:sz w:val="28"/>
          <w:szCs w:val="28"/>
        </w:rPr>
        <w:t>穿入FD1、FD2</w:t>
      </w:r>
      <w:r>
        <w:rPr>
          <w:rFonts w:hint="eastAsia"/>
          <w:sz w:val="28"/>
          <w:szCs w:val="28"/>
        </w:rPr>
        <w:t>机柜中</w:t>
      </w:r>
      <w:r>
        <w:rPr>
          <w:sz w:val="28"/>
          <w:szCs w:val="28"/>
        </w:rPr>
        <w:t>，制作光纤SC冷压接头接入光纤配线架的1-2号进线端口</w:t>
      </w:r>
      <w:r>
        <w:rPr>
          <w:rFonts w:hint="eastAsia"/>
          <w:sz w:val="28"/>
          <w:szCs w:val="28"/>
        </w:rPr>
        <w:t>（对应关系：</w:t>
      </w:r>
      <w:r>
        <w:rPr>
          <w:sz w:val="28"/>
          <w:szCs w:val="28"/>
        </w:rPr>
        <w:t>BD机架光纤配线架1号进线端口</w:t>
      </w:r>
      <w:r>
        <w:rPr>
          <w:rFonts w:hint="eastAsia"/>
          <w:sz w:val="28"/>
          <w:szCs w:val="28"/>
        </w:rPr>
        <w:t>对应FD</w:t>
      </w:r>
      <w:r>
        <w:rPr>
          <w:sz w:val="28"/>
          <w:szCs w:val="28"/>
        </w:rPr>
        <w:t>2</w:t>
      </w:r>
      <w:r>
        <w:rPr>
          <w:rFonts w:hint="eastAsia"/>
          <w:sz w:val="28"/>
          <w:szCs w:val="28"/>
        </w:rPr>
        <w:t>机柜光纤配线架1号</w:t>
      </w:r>
      <w:r>
        <w:rPr>
          <w:sz w:val="28"/>
          <w:szCs w:val="28"/>
        </w:rPr>
        <w:t>进线端口，BD机架光纤配线架2号进线端口对应FD2机柜</w:t>
      </w:r>
      <w:r>
        <w:rPr>
          <w:rFonts w:hint="eastAsia"/>
          <w:sz w:val="28"/>
          <w:szCs w:val="28"/>
        </w:rPr>
        <w:t>光纤配线架</w:t>
      </w:r>
      <w:r>
        <w:rPr>
          <w:sz w:val="28"/>
          <w:szCs w:val="28"/>
        </w:rPr>
        <w:t>2号进线端口，BD机架光纤配线架3号进线端口对应FD1机柜</w:t>
      </w:r>
      <w:r>
        <w:rPr>
          <w:rFonts w:hint="eastAsia"/>
          <w:sz w:val="28"/>
          <w:szCs w:val="28"/>
        </w:rPr>
        <w:t>光纤配线架</w:t>
      </w:r>
      <w:r>
        <w:rPr>
          <w:sz w:val="28"/>
          <w:szCs w:val="28"/>
        </w:rPr>
        <w:t>1号进线端口，BD机架光纤配线架4号进线端口对应FD1机柜</w:t>
      </w:r>
      <w:r>
        <w:rPr>
          <w:rFonts w:hint="eastAsia"/>
          <w:sz w:val="28"/>
          <w:szCs w:val="28"/>
        </w:rPr>
        <w:t>光纤配线架</w:t>
      </w:r>
      <w:r>
        <w:rPr>
          <w:sz w:val="28"/>
          <w:szCs w:val="28"/>
        </w:rPr>
        <w:t>2号进线端口</w:t>
      </w:r>
      <w:r>
        <w:rPr>
          <w:rFonts w:hint="eastAsia"/>
          <w:sz w:val="28"/>
          <w:szCs w:val="28"/>
        </w:rPr>
        <w:t>）。</w:t>
      </w:r>
    </w:p>
    <w:p>
      <w:pPr>
        <w:ind w:firstLine="560" w:firstLineChars="200"/>
        <w:rPr>
          <w:sz w:val="28"/>
          <w:szCs w:val="28"/>
        </w:rPr>
      </w:pPr>
      <w:r>
        <w:rPr>
          <w:rFonts w:hint="eastAsia"/>
          <w:sz w:val="28"/>
          <w:szCs w:val="28"/>
        </w:rPr>
        <w:t>④</w:t>
      </w:r>
      <w:r>
        <w:rPr>
          <w:sz w:val="28"/>
          <w:szCs w:val="28"/>
        </w:rPr>
        <w:t>2根25对大对数电缆的一端穿入</w:t>
      </w:r>
      <w:r>
        <w:rPr>
          <w:rFonts w:hint="eastAsia"/>
          <w:sz w:val="28"/>
          <w:szCs w:val="28"/>
        </w:rPr>
        <w:t>BD机架中，</w:t>
      </w:r>
      <w:r>
        <w:rPr>
          <w:sz w:val="28"/>
          <w:szCs w:val="28"/>
        </w:rPr>
        <w:t>端接在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和</w:t>
      </w:r>
      <w:r>
        <w:rPr>
          <w:rFonts w:hint="eastAsia"/>
          <w:sz w:val="28"/>
          <w:szCs w:val="28"/>
        </w:rPr>
        <w:t>26-</w:t>
      </w:r>
      <w:r>
        <w:rPr>
          <w:sz w:val="28"/>
          <w:szCs w:val="28"/>
        </w:rPr>
        <w:t>50线对</w:t>
      </w:r>
      <w:r>
        <w:rPr>
          <w:rFonts w:hint="eastAsia"/>
          <w:sz w:val="28"/>
          <w:szCs w:val="28"/>
        </w:rPr>
        <w:t>（配线架右上位置）</w:t>
      </w:r>
      <w:r>
        <w:rPr>
          <w:sz w:val="28"/>
          <w:szCs w:val="28"/>
        </w:rPr>
        <w:t>上，另一端</w:t>
      </w:r>
      <w:r>
        <w:rPr>
          <w:rFonts w:hint="eastAsia"/>
          <w:sz w:val="28"/>
          <w:szCs w:val="28"/>
        </w:rPr>
        <w:t>分别穿入</w:t>
      </w:r>
      <w:r>
        <w:rPr>
          <w:sz w:val="28"/>
          <w:szCs w:val="28"/>
        </w:rPr>
        <w:t>FD1</w:t>
      </w:r>
      <w:r>
        <w:rPr>
          <w:rFonts w:hint="eastAsia"/>
          <w:sz w:val="28"/>
          <w:szCs w:val="28"/>
        </w:rPr>
        <w:t>、FD2</w:t>
      </w:r>
      <w:r>
        <w:rPr>
          <w:sz w:val="28"/>
          <w:szCs w:val="28"/>
        </w:rPr>
        <w:t>机柜中</w:t>
      </w:r>
      <w:r>
        <w:rPr>
          <w:rFonts w:hint="eastAsia"/>
          <w:sz w:val="28"/>
          <w:szCs w:val="28"/>
        </w:rPr>
        <w:t>，</w:t>
      </w:r>
      <w:r>
        <w:rPr>
          <w:sz w:val="28"/>
          <w:szCs w:val="28"/>
        </w:rPr>
        <w:t>端接在110配线架的1-25线对上</w:t>
      </w:r>
      <w:r>
        <w:rPr>
          <w:rFonts w:hint="eastAsia"/>
          <w:sz w:val="28"/>
          <w:szCs w:val="28"/>
        </w:rPr>
        <w:t>（对应关系：</w:t>
      </w:r>
      <w:r>
        <w:rPr>
          <w:sz w:val="28"/>
          <w:szCs w:val="28"/>
        </w:rPr>
        <w:t>BD机架</w:t>
      </w:r>
      <w:r>
        <w:rPr>
          <w:rFonts w:hint="eastAsia"/>
          <w:sz w:val="28"/>
          <w:szCs w:val="28"/>
        </w:rPr>
        <w:t>1</w:t>
      </w:r>
      <w:r>
        <w:rPr>
          <w:sz w:val="28"/>
          <w:szCs w:val="28"/>
        </w:rPr>
        <w:t>10配线架1</w:t>
      </w:r>
      <w:r>
        <w:rPr>
          <w:rFonts w:hint="eastAsia"/>
          <w:sz w:val="28"/>
          <w:szCs w:val="28"/>
        </w:rPr>
        <w:t>-</w:t>
      </w:r>
      <w:r>
        <w:rPr>
          <w:sz w:val="28"/>
          <w:szCs w:val="28"/>
        </w:rPr>
        <w:t>25线对对应FD2机柜</w:t>
      </w:r>
      <w:r>
        <w:rPr>
          <w:rFonts w:hint="eastAsia"/>
          <w:sz w:val="28"/>
          <w:szCs w:val="28"/>
        </w:rPr>
        <w:t>1</w:t>
      </w:r>
      <w:r>
        <w:rPr>
          <w:sz w:val="28"/>
          <w:szCs w:val="28"/>
        </w:rPr>
        <w:t>10配线架1</w:t>
      </w:r>
      <w:r>
        <w:rPr>
          <w:rFonts w:hint="eastAsia"/>
          <w:sz w:val="28"/>
          <w:szCs w:val="28"/>
        </w:rPr>
        <w:t>-</w:t>
      </w:r>
      <w:r>
        <w:rPr>
          <w:sz w:val="28"/>
          <w:szCs w:val="28"/>
        </w:rPr>
        <w:t>25线对，BD机架</w:t>
      </w:r>
      <w:r>
        <w:rPr>
          <w:rFonts w:hint="eastAsia"/>
          <w:sz w:val="28"/>
          <w:szCs w:val="28"/>
        </w:rPr>
        <w:t>1</w:t>
      </w:r>
      <w:r>
        <w:rPr>
          <w:sz w:val="28"/>
          <w:szCs w:val="28"/>
        </w:rPr>
        <w:t>10配线架26</w:t>
      </w:r>
      <w:r>
        <w:rPr>
          <w:rFonts w:hint="eastAsia"/>
          <w:sz w:val="28"/>
          <w:szCs w:val="28"/>
        </w:rPr>
        <w:t>-</w:t>
      </w:r>
      <w:r>
        <w:rPr>
          <w:sz w:val="28"/>
          <w:szCs w:val="28"/>
        </w:rPr>
        <w:t>50线对对应FD1机柜</w:t>
      </w:r>
      <w:r>
        <w:rPr>
          <w:rFonts w:hint="eastAsia"/>
          <w:sz w:val="28"/>
          <w:szCs w:val="28"/>
        </w:rPr>
        <w:t>1</w:t>
      </w:r>
      <w:r>
        <w:rPr>
          <w:sz w:val="28"/>
          <w:szCs w:val="28"/>
        </w:rPr>
        <w:t>10配线架1</w:t>
      </w:r>
      <w:r>
        <w:rPr>
          <w:rFonts w:hint="eastAsia"/>
          <w:sz w:val="28"/>
          <w:szCs w:val="28"/>
        </w:rPr>
        <w:t>-</w:t>
      </w:r>
      <w:r>
        <w:rPr>
          <w:sz w:val="28"/>
          <w:szCs w:val="28"/>
        </w:rPr>
        <w:t>25线对）。</w:t>
      </w:r>
    </w:p>
    <w:p>
      <w:pPr>
        <w:ind w:firstLine="560" w:firstLineChars="200"/>
        <w:rPr>
          <w:sz w:val="28"/>
          <w:szCs w:val="28"/>
        </w:rPr>
      </w:pPr>
      <w:r>
        <w:rPr>
          <w:rFonts w:hint="eastAsia"/>
          <w:sz w:val="28"/>
          <w:szCs w:val="28"/>
        </w:rPr>
        <w:t>⑤</w:t>
      </w:r>
      <w:r>
        <w:rPr>
          <w:sz w:val="28"/>
          <w:szCs w:val="28"/>
        </w:rPr>
        <w:t>2根同轴电缆的一端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w:t>
      </w:r>
      <w:r>
        <w:rPr>
          <w:rFonts w:hint="eastAsia"/>
          <w:sz w:val="28"/>
          <w:szCs w:val="28"/>
        </w:rPr>
        <w:t>-</w:t>
      </w:r>
      <w:r>
        <w:rPr>
          <w:sz w:val="28"/>
          <w:szCs w:val="28"/>
        </w:rPr>
        <w:t>2号进线端口，另一端分别</w:t>
      </w:r>
      <w:r>
        <w:rPr>
          <w:rFonts w:hint="eastAsia"/>
          <w:sz w:val="28"/>
          <w:szCs w:val="28"/>
        </w:rPr>
        <w:t>穿</w:t>
      </w:r>
      <w:r>
        <w:rPr>
          <w:sz w:val="28"/>
          <w:szCs w:val="28"/>
        </w:rPr>
        <w:t>入FD1、FD2机柜中</w:t>
      </w:r>
      <w:r>
        <w:rPr>
          <w:rFonts w:hint="eastAsia"/>
          <w:sz w:val="28"/>
          <w:szCs w:val="28"/>
        </w:rPr>
        <w:t>，制作英制</w:t>
      </w:r>
      <w:r>
        <w:rPr>
          <w:sz w:val="28"/>
          <w:szCs w:val="28"/>
        </w:rPr>
        <w:t>F头接入TV配线架的2号进线端口</w:t>
      </w:r>
      <w:r>
        <w:rPr>
          <w:rFonts w:hint="eastAsia"/>
          <w:sz w:val="28"/>
          <w:szCs w:val="28"/>
        </w:rPr>
        <w:t>（对应关系：</w:t>
      </w:r>
      <w:r>
        <w:rPr>
          <w:sz w:val="28"/>
          <w:szCs w:val="28"/>
        </w:rPr>
        <w:t>BD机架TV配线架1号进线端口对应FD2机柜</w:t>
      </w:r>
      <w:r>
        <w:rPr>
          <w:rFonts w:hint="eastAsia"/>
          <w:sz w:val="28"/>
          <w:szCs w:val="28"/>
        </w:rPr>
        <w:t>TV配线架</w:t>
      </w:r>
      <w:r>
        <w:rPr>
          <w:sz w:val="28"/>
          <w:szCs w:val="28"/>
        </w:rPr>
        <w:t>2号进线端口</w:t>
      </w:r>
      <w:r>
        <w:rPr>
          <w:rFonts w:hint="eastAsia"/>
          <w:sz w:val="28"/>
          <w:szCs w:val="28"/>
        </w:rPr>
        <w:t>；</w:t>
      </w:r>
      <w:r>
        <w:rPr>
          <w:sz w:val="28"/>
          <w:szCs w:val="28"/>
        </w:rPr>
        <w:t>BD机架</w:t>
      </w:r>
      <w:r>
        <w:rPr>
          <w:rFonts w:hint="eastAsia"/>
          <w:sz w:val="28"/>
          <w:szCs w:val="28"/>
        </w:rPr>
        <w:t>T</w:t>
      </w:r>
      <w:r>
        <w:rPr>
          <w:sz w:val="28"/>
          <w:szCs w:val="28"/>
        </w:rPr>
        <w:t>V配线架2号进线端口对应FD1机柜TV配线架2号进线端口）。</w:t>
      </w:r>
    </w:p>
    <w:p>
      <w:pPr>
        <w:spacing w:line="360" w:lineRule="auto"/>
        <w:ind w:firstLine="560" w:firstLineChars="20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1.5</w:t>
      </w:r>
      <w:r>
        <w:rPr>
          <w:rFonts w:hint="eastAsia"/>
          <w:sz w:val="28"/>
          <w:szCs w:val="28"/>
        </w:rPr>
        <w:t>米，缆线余长盘起扎在机架上，其中光缆盘在光纤配线架内。</w:t>
      </w:r>
    </w:p>
    <w:p>
      <w:pPr>
        <w:spacing w:line="360" w:lineRule="auto"/>
        <w:rPr>
          <w:b/>
          <w:sz w:val="28"/>
          <w:szCs w:val="28"/>
        </w:rPr>
      </w:pPr>
      <w:r>
        <w:rPr>
          <w:rFonts w:hint="eastAsia"/>
          <w:b/>
          <w:sz w:val="28"/>
          <w:szCs w:val="28"/>
        </w:rPr>
        <w:t>（</w:t>
      </w:r>
      <w:r>
        <w:rPr>
          <w:b/>
          <w:sz w:val="28"/>
          <w:szCs w:val="28"/>
        </w:rPr>
        <w:t>3</w:t>
      </w:r>
      <w:r>
        <w:rPr>
          <w:rFonts w:hint="eastAsia"/>
          <w:b/>
          <w:sz w:val="28"/>
          <w:szCs w:val="28"/>
        </w:rPr>
        <w:t>）配线子系统的安装与布线</w:t>
      </w:r>
    </w:p>
    <w:p>
      <w:pPr>
        <w:ind w:firstLine="560" w:firstLineChars="200"/>
        <w:rPr>
          <w:sz w:val="28"/>
          <w:szCs w:val="28"/>
        </w:rPr>
      </w:pPr>
      <w:r>
        <w:rPr>
          <w:rFonts w:hint="eastAsia"/>
          <w:sz w:val="28"/>
          <w:szCs w:val="28"/>
        </w:rPr>
        <w:t>按照图</w:t>
      </w:r>
      <w:r>
        <w:rPr>
          <w:sz w:val="28"/>
          <w:szCs w:val="28"/>
        </w:rPr>
        <w:t>2所示，完成</w:t>
      </w:r>
      <w:r>
        <w:rPr>
          <w:rFonts w:hint="eastAsia"/>
          <w:sz w:val="28"/>
          <w:szCs w:val="28"/>
        </w:rPr>
        <w:t>配线子系统各</w:t>
      </w:r>
      <w:r>
        <w:rPr>
          <w:sz w:val="28"/>
          <w:szCs w:val="28"/>
        </w:rPr>
        <w:t>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pPr>
        <w:ind w:firstLine="560" w:firstLineChars="200"/>
        <w:rPr>
          <w:sz w:val="28"/>
          <w:szCs w:val="28"/>
        </w:rPr>
      </w:pPr>
      <w:r>
        <w:rPr>
          <w:rFonts w:hint="eastAsia"/>
          <w:sz w:val="28"/>
          <w:szCs w:val="28"/>
        </w:rPr>
        <w:t>①</w:t>
      </w:r>
      <w:r>
        <w:rPr>
          <w:sz w:val="28"/>
          <w:szCs w:val="28"/>
        </w:rPr>
        <w:t>101、102</w:t>
      </w:r>
      <w:r>
        <w:rPr>
          <w:rFonts w:hint="eastAsia"/>
          <w:sz w:val="28"/>
          <w:szCs w:val="28"/>
        </w:rPr>
        <w:t>、20</w:t>
      </w:r>
      <w:r>
        <w:rPr>
          <w:sz w:val="28"/>
          <w:szCs w:val="28"/>
        </w:rPr>
        <w:t>1</w:t>
      </w:r>
      <w:r>
        <w:rPr>
          <w:rFonts w:hint="eastAsia"/>
          <w:sz w:val="28"/>
          <w:szCs w:val="28"/>
        </w:rPr>
        <w:t>、20</w:t>
      </w:r>
      <w:r>
        <w:rPr>
          <w:sz w:val="28"/>
          <w:szCs w:val="28"/>
        </w:rPr>
        <w:t>2为双口信息</w:t>
      </w:r>
      <w:r>
        <w:rPr>
          <w:rFonts w:hint="eastAsia"/>
          <w:sz w:val="28"/>
          <w:szCs w:val="28"/>
        </w:rPr>
        <w:t>插座，</w:t>
      </w:r>
      <w:r>
        <w:rPr>
          <w:sz w:val="28"/>
          <w:szCs w:val="28"/>
        </w:rPr>
        <w:t>左边为数据信息点，右边为语音信息点</w:t>
      </w:r>
      <w:r>
        <w:rPr>
          <w:rFonts w:hint="eastAsia"/>
          <w:sz w:val="28"/>
          <w:szCs w:val="28"/>
        </w:rPr>
        <w:t>，其中</w:t>
      </w:r>
      <w:r>
        <w:rPr>
          <w:sz w:val="28"/>
          <w:szCs w:val="28"/>
        </w:rPr>
        <w:t>101、201只安装语音信息</w:t>
      </w:r>
      <w:r>
        <w:rPr>
          <w:rFonts w:hint="eastAsia"/>
          <w:sz w:val="28"/>
          <w:szCs w:val="28"/>
        </w:rPr>
        <w:t>点，</w:t>
      </w:r>
      <w:r>
        <w:rPr>
          <w:sz w:val="28"/>
          <w:szCs w:val="28"/>
        </w:rPr>
        <w:t>102</w:t>
      </w:r>
      <w:r>
        <w:rPr>
          <w:rFonts w:hint="eastAsia"/>
          <w:sz w:val="28"/>
          <w:szCs w:val="28"/>
        </w:rPr>
        <w:t>、</w:t>
      </w:r>
      <w:r>
        <w:rPr>
          <w:sz w:val="28"/>
          <w:szCs w:val="28"/>
        </w:rPr>
        <w:t>202</w:t>
      </w:r>
      <w:r>
        <w:rPr>
          <w:rFonts w:hint="eastAsia"/>
          <w:sz w:val="28"/>
          <w:szCs w:val="28"/>
        </w:rPr>
        <w:t>只</w:t>
      </w:r>
      <w:r>
        <w:rPr>
          <w:sz w:val="28"/>
          <w:szCs w:val="28"/>
        </w:rPr>
        <w:t>安装数据信息</w:t>
      </w:r>
      <w:r>
        <w:rPr>
          <w:rFonts w:hint="eastAsia"/>
          <w:sz w:val="28"/>
          <w:szCs w:val="28"/>
        </w:rPr>
        <w:t>点</w:t>
      </w:r>
      <w:r>
        <w:rPr>
          <w:sz w:val="28"/>
          <w:szCs w:val="28"/>
        </w:rPr>
        <w:t>；103</w:t>
      </w:r>
      <w:r>
        <w:rPr>
          <w:rFonts w:hint="eastAsia"/>
          <w:sz w:val="28"/>
          <w:szCs w:val="28"/>
        </w:rPr>
        <w:t>、20</w:t>
      </w:r>
      <w:r>
        <w:rPr>
          <w:sz w:val="28"/>
          <w:szCs w:val="28"/>
        </w:rPr>
        <w:t>3为单口</w:t>
      </w:r>
      <w:r>
        <w:rPr>
          <w:rFonts w:hint="eastAsia"/>
          <w:sz w:val="28"/>
          <w:szCs w:val="28"/>
        </w:rPr>
        <w:t>T</w:t>
      </w:r>
      <w:r>
        <w:rPr>
          <w:sz w:val="28"/>
          <w:szCs w:val="28"/>
        </w:rPr>
        <w:t>V信息</w:t>
      </w:r>
      <w:r>
        <w:rPr>
          <w:rFonts w:hint="eastAsia"/>
          <w:sz w:val="28"/>
          <w:szCs w:val="28"/>
        </w:rPr>
        <w:t>插座，</w:t>
      </w:r>
      <w:r>
        <w:rPr>
          <w:sz w:val="28"/>
          <w:szCs w:val="28"/>
        </w:rPr>
        <w:t>其中</w:t>
      </w:r>
      <w:r>
        <w:rPr>
          <w:rFonts w:hint="eastAsia"/>
          <w:sz w:val="28"/>
          <w:szCs w:val="28"/>
        </w:rPr>
        <w:t>10</w:t>
      </w:r>
      <w:r>
        <w:rPr>
          <w:sz w:val="28"/>
          <w:szCs w:val="28"/>
        </w:rPr>
        <w:t>3</w:t>
      </w:r>
      <w:r>
        <w:rPr>
          <w:rFonts w:hint="eastAsia"/>
          <w:sz w:val="28"/>
          <w:szCs w:val="28"/>
        </w:rPr>
        <w:t>为</w:t>
      </w:r>
      <w:r>
        <w:rPr>
          <w:sz w:val="28"/>
          <w:szCs w:val="28"/>
        </w:rPr>
        <w:t>暗</w:t>
      </w:r>
      <w:r>
        <w:rPr>
          <w:rFonts w:hint="eastAsia"/>
          <w:sz w:val="28"/>
          <w:szCs w:val="28"/>
        </w:rPr>
        <w:t>装</w:t>
      </w:r>
      <w:r>
        <w:rPr>
          <w:sz w:val="28"/>
          <w:szCs w:val="28"/>
        </w:rPr>
        <w:t>信息</w:t>
      </w:r>
      <w:r>
        <w:rPr>
          <w:rFonts w:hint="eastAsia"/>
          <w:sz w:val="28"/>
          <w:szCs w:val="28"/>
        </w:rPr>
        <w:t>插座。</w:t>
      </w:r>
    </w:p>
    <w:p>
      <w:pPr>
        <w:ind w:firstLine="560" w:firstLineChars="200"/>
        <w:rPr>
          <w:sz w:val="28"/>
          <w:szCs w:val="28"/>
        </w:rPr>
      </w:pPr>
      <w:r>
        <w:rPr>
          <w:rFonts w:hint="eastAsia"/>
          <w:sz w:val="28"/>
          <w:szCs w:val="28"/>
        </w:rPr>
        <w:t>②</w:t>
      </w:r>
      <w:r>
        <w:rPr>
          <w:sz w:val="28"/>
          <w:szCs w:val="28"/>
        </w:rPr>
        <w:t>按图2所示</w:t>
      </w:r>
      <w:r>
        <w:rPr>
          <w:rFonts w:hint="eastAsia"/>
          <w:sz w:val="28"/>
          <w:szCs w:val="28"/>
        </w:rPr>
        <w:t>，完成</w:t>
      </w:r>
      <w:r>
        <w:rPr>
          <w:sz w:val="28"/>
          <w:szCs w:val="28"/>
        </w:rPr>
        <w:t>FD1、FD2配线子系统PVC线槽/线管安装</w:t>
      </w:r>
      <w:r>
        <w:rPr>
          <w:rFonts w:hint="eastAsia"/>
          <w:sz w:val="28"/>
          <w:szCs w:val="28"/>
        </w:rPr>
        <w:t>与</w:t>
      </w:r>
      <w:r>
        <w:rPr>
          <w:sz w:val="28"/>
          <w:szCs w:val="28"/>
        </w:rPr>
        <w:t>布线。40PVC和20PVC线槽拐弯处需通过线槽切割拼接完成（图中标注“45°角拼接”）</w:t>
      </w:r>
      <w:r>
        <w:rPr>
          <w:rFonts w:hint="eastAsia"/>
          <w:sz w:val="28"/>
          <w:szCs w:val="28"/>
        </w:rPr>
        <w:t>；Φ</w:t>
      </w:r>
      <w:r>
        <w:rPr>
          <w:sz w:val="28"/>
          <w:szCs w:val="28"/>
        </w:rPr>
        <w:t>20PVC冷弯管拐弯处使用配套成品弯头或自制弯头完成（图中标注“手工弯头”</w:t>
      </w:r>
      <w:r>
        <w:rPr>
          <w:rFonts w:hint="eastAsia"/>
          <w:sz w:val="28"/>
          <w:szCs w:val="28"/>
        </w:rPr>
        <w:t>处使用手工弯头安装</w:t>
      </w:r>
      <w:r>
        <w:rPr>
          <w:sz w:val="28"/>
          <w:szCs w:val="28"/>
        </w:rPr>
        <w:t>，未标注处使用成品弯头）。</w:t>
      </w:r>
    </w:p>
    <w:p>
      <w:pPr>
        <w:ind w:firstLine="560" w:firstLineChars="200"/>
        <w:rPr>
          <w:sz w:val="28"/>
          <w:szCs w:val="28"/>
        </w:rPr>
      </w:pPr>
      <w:r>
        <w:rPr>
          <w:rFonts w:hint="eastAsia"/>
          <w:sz w:val="28"/>
          <w:szCs w:val="28"/>
        </w:rPr>
        <w:t>③完成数据信息点链路端接。数据信息点链路使用超五类双绞线电缆安装，一端制作数据模块</w:t>
      </w:r>
      <w:r>
        <w:rPr>
          <w:sz w:val="28"/>
          <w:szCs w:val="28"/>
        </w:rPr>
        <w:t>并安装在面板上，另一端穿入本楼层FD机柜中，端接在FD机柜内网络配线架2</w:t>
      </w:r>
      <w:r>
        <w:rPr>
          <w:rFonts w:hint="eastAsia"/>
          <w:sz w:val="28"/>
          <w:szCs w:val="28"/>
        </w:rPr>
        <w:t>号端口的打线夹</w:t>
      </w:r>
      <w:r>
        <w:rPr>
          <w:sz w:val="28"/>
          <w:szCs w:val="28"/>
        </w:rPr>
        <w:t>上。</w:t>
      </w:r>
    </w:p>
    <w:p>
      <w:pPr>
        <w:ind w:firstLine="560" w:firstLineChars="200"/>
        <w:rPr>
          <w:sz w:val="28"/>
          <w:szCs w:val="28"/>
        </w:rPr>
      </w:pPr>
      <w:r>
        <w:rPr>
          <w:rFonts w:hint="eastAsia"/>
          <w:sz w:val="28"/>
          <w:szCs w:val="28"/>
        </w:rPr>
        <w:t>④完成语音信息点链路端接。语音信息点链路使用超五类双绞线电缆安装，一端制作数据模块并安装在面板上，另一端穿入本楼层</w:t>
      </w:r>
      <w:r>
        <w:rPr>
          <w:sz w:val="28"/>
          <w:szCs w:val="28"/>
        </w:rPr>
        <w:t>FD机柜中，端接在FD机柜内网络配线架1</w:t>
      </w:r>
      <w:r>
        <w:rPr>
          <w:rFonts w:hint="eastAsia"/>
          <w:sz w:val="28"/>
          <w:szCs w:val="28"/>
        </w:rPr>
        <w:t>号端口的打线夹</w:t>
      </w:r>
      <w:r>
        <w:rPr>
          <w:sz w:val="28"/>
          <w:szCs w:val="28"/>
        </w:rPr>
        <w:t>上。</w:t>
      </w:r>
    </w:p>
    <w:p>
      <w:pPr>
        <w:ind w:firstLine="560" w:firstLineChars="200"/>
        <w:rPr>
          <w:sz w:val="28"/>
          <w:szCs w:val="28"/>
        </w:rPr>
      </w:pPr>
      <w:r>
        <w:rPr>
          <w:rFonts w:hint="eastAsia"/>
          <w:sz w:val="28"/>
          <w:szCs w:val="28"/>
        </w:rPr>
        <w:t>⑤完成T</w:t>
      </w:r>
      <w:r>
        <w:rPr>
          <w:sz w:val="28"/>
          <w:szCs w:val="28"/>
        </w:rPr>
        <w:t>V</w:t>
      </w:r>
      <w:r>
        <w:rPr>
          <w:rFonts w:hint="eastAsia"/>
          <w:sz w:val="28"/>
          <w:szCs w:val="28"/>
        </w:rPr>
        <w:t>信息点链路端接。T</w:t>
      </w:r>
      <w:r>
        <w:rPr>
          <w:sz w:val="28"/>
          <w:szCs w:val="28"/>
        </w:rPr>
        <w:t>V</w:t>
      </w:r>
      <w:r>
        <w:rPr>
          <w:rFonts w:hint="eastAsia"/>
          <w:sz w:val="28"/>
          <w:szCs w:val="28"/>
        </w:rPr>
        <w:t>信息点链路使用同轴电缆安装，一端安装在面板上，另一端按指定路由穿入本层</w:t>
      </w:r>
      <w:r>
        <w:rPr>
          <w:sz w:val="28"/>
          <w:szCs w:val="28"/>
        </w:rPr>
        <w:t>FD机柜中，制作英制F头接入TV配线架1号进线端口。</w:t>
      </w:r>
    </w:p>
    <w:p>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pPr>
        <w:ind w:firstLine="560" w:firstLineChars="20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根为“B-F-G4”，以此类推，从BD机架光纤配线架1号进线端口依次标识；第</w:t>
      </w:r>
      <w:r>
        <w:rPr>
          <w:rFonts w:hint="eastAsia"/>
          <w:sz w:val="28"/>
          <w:szCs w:val="28"/>
        </w:rPr>
        <w:t>1</w:t>
      </w:r>
      <w:r>
        <w:rPr>
          <w:sz w:val="28"/>
          <w:szCs w:val="28"/>
        </w:rPr>
        <w:t>根大对数链路标识为“B-F-Y1”、第</w:t>
      </w:r>
      <w:r>
        <w:rPr>
          <w:rFonts w:hint="eastAsia"/>
          <w:sz w:val="28"/>
          <w:szCs w:val="28"/>
        </w:rPr>
        <w:t>2</w:t>
      </w:r>
      <w:r>
        <w:rPr>
          <w:sz w:val="28"/>
          <w:szCs w:val="28"/>
        </w:rPr>
        <w:t>根大对数链路标识为“B-F-Y2”，从BD机架110配线架的1-25线对依次标识；第</w:t>
      </w:r>
      <w:r>
        <w:rPr>
          <w:rFonts w:hint="eastAsia"/>
          <w:sz w:val="28"/>
          <w:szCs w:val="28"/>
        </w:rPr>
        <w:t>1</w:t>
      </w:r>
      <w:r>
        <w:rPr>
          <w:sz w:val="28"/>
          <w:szCs w:val="28"/>
        </w:rPr>
        <w:t>根同轴电缆链路标识为“B-F-T1”、第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电缆链路标识为“B-F-T2”，从BD机架TV配线架的1号进线端口依次标识。要求标签尺寸裁剪适中、美观、标记清晰。</w:t>
      </w:r>
    </w:p>
    <w:p>
      <w:pPr>
        <w:ind w:firstLine="560" w:firstLineChars="200"/>
        <w:rPr>
          <w:sz w:val="28"/>
          <w:szCs w:val="28"/>
        </w:rPr>
      </w:pPr>
      <w:r>
        <w:rPr>
          <w:rFonts w:hint="eastAsia"/>
          <w:sz w:val="28"/>
          <w:szCs w:val="28"/>
        </w:rPr>
        <w:t>②</w:t>
      </w:r>
      <w:r>
        <w:rPr>
          <w:sz w:val="28"/>
          <w:szCs w:val="28"/>
        </w:rPr>
        <w:t>FD-TO之间所有链路两端均需使用标签进行标识。FD端使用扎带式标签标识，TO端使用纸质标签贴标识。链路标识由信息插座编号与信息插口编号组成</w:t>
      </w:r>
      <w:r>
        <w:rPr>
          <w:rFonts w:hint="eastAsia"/>
          <w:sz w:val="28"/>
          <w:szCs w:val="28"/>
        </w:rPr>
        <w:t>（信息插口编号：</w:t>
      </w:r>
      <w:r>
        <w:rPr>
          <w:sz w:val="28"/>
          <w:szCs w:val="28"/>
        </w:rPr>
        <w:t>D代表数据端口、Y代表语音端口、T代表TV端口</w:t>
      </w:r>
      <w:r>
        <w:rPr>
          <w:rFonts w:hint="eastAsia"/>
          <w:sz w:val="28"/>
          <w:szCs w:val="28"/>
        </w:rPr>
        <w:t>）</w:t>
      </w:r>
      <w:r>
        <w:rPr>
          <w:sz w:val="28"/>
          <w:szCs w:val="28"/>
        </w:rPr>
        <w:t>，如：102-D、103-T、201-Y等</w:t>
      </w:r>
      <w:r>
        <w:rPr>
          <w:rFonts w:hint="eastAsia"/>
          <w:sz w:val="28"/>
          <w:szCs w:val="28"/>
        </w:rPr>
        <w:t>。纸质</w:t>
      </w:r>
      <w:r>
        <w:rPr>
          <w:sz w:val="28"/>
          <w:szCs w:val="28"/>
        </w:rPr>
        <w:t>标签贴于信息插座插口上方中央位置，要求标签尺寸裁剪适中、美观、标记清晰。</w:t>
      </w:r>
    </w:p>
    <w:p>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pPr>
        <w:ind w:firstLine="560" w:firstLineChars="200"/>
        <w:rPr>
          <w:sz w:val="28"/>
          <w:szCs w:val="28"/>
        </w:rPr>
      </w:pPr>
      <w:r>
        <w:rPr>
          <w:rFonts w:hint="eastAsia"/>
          <w:sz w:val="28"/>
          <w:szCs w:val="28"/>
        </w:rPr>
        <w:t>①</w:t>
      </w:r>
      <w:r>
        <w:rPr>
          <w:sz w:val="28"/>
          <w:szCs w:val="28"/>
        </w:rPr>
        <w:t>要求施工中使用安全护具，文明规范施工。</w:t>
      </w:r>
    </w:p>
    <w:p>
      <w:pPr>
        <w:ind w:firstLine="560" w:firstLineChars="200"/>
        <w:rPr>
          <w:sz w:val="28"/>
          <w:szCs w:val="28"/>
        </w:rPr>
      </w:pPr>
      <w:r>
        <w:rPr>
          <w:rFonts w:hint="eastAsia"/>
          <w:sz w:val="28"/>
          <w:szCs w:val="28"/>
        </w:rPr>
        <w:t>②</w:t>
      </w:r>
      <w:r>
        <w:rPr>
          <w:sz w:val="28"/>
          <w:szCs w:val="28"/>
        </w:rPr>
        <w:t>要求施工分工合理、并行施工。</w:t>
      </w:r>
    </w:p>
    <w:p>
      <w:pPr>
        <w:ind w:firstLine="560" w:firstLineChars="200"/>
        <w:rPr>
          <w:sz w:val="28"/>
          <w:szCs w:val="28"/>
        </w:rPr>
      </w:pPr>
      <w:r>
        <w:rPr>
          <w:rFonts w:hint="eastAsia"/>
          <w:sz w:val="28"/>
          <w:szCs w:val="28"/>
        </w:rPr>
        <w:t>③</w:t>
      </w:r>
      <w:r>
        <w:rPr>
          <w:sz w:val="28"/>
          <w:szCs w:val="28"/>
        </w:rPr>
        <w:t>要求施工正确使用施工工具、合理用料。</w:t>
      </w:r>
    </w:p>
    <w:p>
      <w:pPr>
        <w:ind w:firstLine="560" w:firstLineChars="200"/>
        <w:rPr>
          <w:sz w:val="28"/>
          <w:szCs w:val="28"/>
        </w:rPr>
      </w:pPr>
      <w:r>
        <w:rPr>
          <w:rFonts w:hint="eastAsia"/>
          <w:sz w:val="28"/>
          <w:szCs w:val="28"/>
        </w:rPr>
        <w:t>④要求施工完成后清洁现场，工具还原摆放到工具箱等。</w:t>
      </w:r>
    </w:p>
    <w:p>
      <w:pPr>
        <w:rPr>
          <w:sz w:val="28"/>
          <w:szCs w:val="28"/>
        </w:rPr>
      </w:pPr>
    </w:p>
    <w:p>
      <w:pPr>
        <w:rPr>
          <w:sz w:val="28"/>
          <w:szCs w:val="28"/>
        </w:rPr>
      </w:pPr>
    </w:p>
    <w:p>
      <w:pPr>
        <w:pStyle w:val="4"/>
      </w:pPr>
      <w:r>
        <w:rPr>
          <w:rFonts w:hint="eastAsia"/>
        </w:rPr>
        <w:t>模块八：赛场规范和文档规范</w:t>
      </w:r>
    </w:p>
    <w:p>
      <w:pPr>
        <w:snapToGrid w:val="0"/>
        <w:spacing w:line="560" w:lineRule="exact"/>
        <w:ind w:firstLine="560" w:firstLineChars="200"/>
        <w:rPr>
          <w:sz w:val="28"/>
          <w:szCs w:val="28"/>
        </w:rPr>
      </w:pPr>
      <w:r>
        <w:rPr>
          <w:rFonts w:hint="eastAsia"/>
          <w:sz w:val="28"/>
          <w:szCs w:val="28"/>
        </w:rPr>
        <w:t>考生应在安排竞赛约定时间到达考场并严格遵守考试流程。考生提交的所有文档必须按照赛题所规定的命名规则命名，不得以任何形式的Word文件体现参赛院校、工位号等信息。按照题目要求，提交符合模板要求的文件。</w:t>
      </w:r>
    </w:p>
    <w:p>
      <w:pPr>
        <w:pStyle w:val="3"/>
        <w:ind w:firstLine="0" w:firstLineChars="0"/>
        <w:rPr>
          <w:sz w:val="28"/>
          <w:szCs w:val="28"/>
        </w:rPr>
      </w:pPr>
    </w:p>
    <w:sectPr>
      <w:footerReference r:id="rId8" w:type="default"/>
      <w:headerReference r:id="rId7" w:type="even"/>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Arial Unicode MS">
    <w:altName w:val="宋体"/>
    <w:panose1 w:val="020B0604020202020204"/>
    <w:charset w:val="86"/>
    <w:family w:val="swiss"/>
    <w:pitch w:val="default"/>
    <w:sig w:usb0="00000000" w:usb1="00000000" w:usb2="0000003F" w:usb3="00000000" w:csb0="603F01FF" w:csb1="FFFF0000"/>
  </w:font>
  <w:font w:name="PMingLiU">
    <w:altName w:val="PMingLiU-ExtB"/>
    <w:panose1 w:val="02020500000000000000"/>
    <w:charset w:val="88"/>
    <w:family w:val="roman"/>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- 24 -</w:t>
    </w:r>
    <w:r>
      <w:rPr>
        <w:rStyle w:val="40"/>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ins w:id="0" w:author="任超" w:date="2019-05-14T16:54:34Z"/>
        <w:rStyle w:val="40"/>
      </w:rPr>
    </w:pPr>
  </w:p>
  <w:p>
    <w:pPr>
      <w:pStyle w:val="23"/>
      <w:rPr>
        <w:ins w:id="1" w:author="任超" w:date="2019-05-14T16:54:34Z"/>
      </w:rPr>
    </w:pPr>
    <w:ins w:id="2" w:author="任超" w:date="2019-05-14T16:54:34Z">
      <w:r>
        <w:rPr>
          <w:rStyle w:val="40"/>
        </w:rPr>
        <w:fldChar w:fldCharType="begin"/>
      </w:r>
    </w:ins>
    <w:ins w:id="3" w:author="任超" w:date="2019-05-14T16:54:34Z">
      <w:r>
        <w:rPr>
          <w:rStyle w:val="40"/>
        </w:rPr>
        <w:instrText xml:space="preserve">PAGE  </w:instrText>
      </w:r>
    </w:ins>
    <w:ins w:id="4" w:author="任超" w:date="2019-05-14T16:54:34Z">
      <w:r>
        <w:rPr>
          <w:rStyle w:val="40"/>
        </w:rPr>
        <w:fldChar w:fldCharType="separate"/>
      </w:r>
    </w:ins>
    <w:ins w:id="5" w:author="任超" w:date="2019-05-14T16:54:34Z">
      <w:r>
        <w:rPr>
          <w:rStyle w:val="40"/>
        </w:rPr>
        <w:t>39</w:t>
      </w:r>
    </w:ins>
    <w:ins w:id="6" w:author="任超" w:date="2019-05-14T16:54:34Z">
      <w:r>
        <w:rPr>
          <w:rStyle w:val="40"/>
        </w:rPr>
        <w:fldChar w:fldCharType="end"/>
      </w:r>
    </w:ins>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ins w:id="7" w:author="任超" w:date="2019-05-14T16:54:34Z"/>
        <w:rStyle w:val="40"/>
      </w:rPr>
    </w:pPr>
    <w:ins w:id="8" w:author="任超" w:date="2019-05-14T16:54:34Z">
      <w:r>
        <w:rPr>
          <w:rStyle w:val="40"/>
        </w:rPr>
        <w:fldChar w:fldCharType="begin"/>
      </w:r>
    </w:ins>
    <w:ins w:id="9" w:author="任超" w:date="2019-05-14T16:54:34Z">
      <w:r>
        <w:rPr>
          <w:rStyle w:val="40"/>
        </w:rPr>
        <w:instrText xml:space="preserve">PAGE  </w:instrText>
      </w:r>
    </w:ins>
    <w:ins w:id="10" w:author="任超" w:date="2019-05-14T16:54:34Z">
      <w:r>
        <w:rPr>
          <w:rStyle w:val="40"/>
        </w:rPr>
        <w:fldChar w:fldCharType="end"/>
      </w:r>
    </w:ins>
  </w:p>
  <w:p>
    <w:pPr>
      <w:pStyle w:val="23"/>
      <w:rPr>
        <w:ins w:id="11" w:author="任超" w:date="2019-05-14T16:54:34Z"/>
        <w:rStyle w:val="40"/>
      </w:rPr>
    </w:pPr>
    <w:ins w:id="12" w:author="任超" w:date="2019-05-14T16:54:34Z">
      <w:r>
        <w:rPr>
          <w:rStyle w:val="40"/>
        </w:rPr>
        <w:fldChar w:fldCharType="begin"/>
      </w:r>
    </w:ins>
    <w:ins w:id="13" w:author="任超" w:date="2019-05-14T16:54:34Z">
      <w:r>
        <w:rPr>
          <w:rStyle w:val="40"/>
        </w:rPr>
        <w:instrText xml:space="preserve">PAGE  </w:instrText>
      </w:r>
    </w:ins>
    <w:ins w:id="14" w:author="任超" w:date="2019-05-14T16:54:34Z">
      <w:r>
        <w:rPr>
          <w:rStyle w:val="40"/>
        </w:rPr>
        <w:fldChar w:fldCharType="end"/>
      </w:r>
    </w:ins>
  </w:p>
  <w:p>
    <w:pPr>
      <w:pStyle w:val="23"/>
      <w:rPr>
        <w:ins w:id="15" w:author="任超" w:date="2019-05-14T16:54:34Z"/>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25</w:t>
    </w:r>
    <w:r>
      <w:rPr>
        <w:rStyle w:val="40"/>
        <w:sz w:val="2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1A678"/>
    <w:multiLevelType w:val="singleLevel"/>
    <w:tmpl w:val="9BB1A678"/>
    <w:lvl w:ilvl="0" w:tentative="0">
      <w:start w:val="1"/>
      <w:numFmt w:val="chineseCounting"/>
      <w:suff w:val="nothing"/>
      <w:lvlText w:val="%1、"/>
      <w:lvlJc w:val="left"/>
      <w:pPr>
        <w:ind w:left="0" w:firstLine="420"/>
      </w:pPr>
      <w:rPr>
        <w:rFonts w:hint="eastAsia"/>
      </w:rPr>
    </w:lvl>
  </w:abstractNum>
  <w:abstractNum w:abstractNumId="1">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2">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9663A"/>
    <w:multiLevelType w:val="multilevel"/>
    <w:tmpl w:val="18D9663A"/>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8">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9">
    <w:nsid w:val="25206704"/>
    <w:multiLevelType w:val="multilevel"/>
    <w:tmpl w:val="252067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1">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4">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5">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6">
    <w:nsid w:val="385D0409"/>
    <w:multiLevelType w:val="multilevel"/>
    <w:tmpl w:val="385D0409"/>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18">
    <w:nsid w:val="3F2C4C7E"/>
    <w:multiLevelType w:val="multilevel"/>
    <w:tmpl w:val="3F2C4C7E"/>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9">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0">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1">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3">
    <w:nsid w:val="511F5412"/>
    <w:multiLevelType w:val="multilevel"/>
    <w:tmpl w:val="511F5412"/>
    <w:lvl w:ilvl="0" w:tentative="0">
      <w:start w:val="1"/>
      <w:numFmt w:val="decimal"/>
      <w:lvlText w:val="%1、"/>
      <w:lvlJc w:val="left"/>
      <w:pPr>
        <w:ind w:left="1280" w:hanging="720"/>
      </w:pPr>
      <w:rPr>
        <w:rFonts w:hint="default"/>
        <w:b w:val="0"/>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4">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7">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8">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0">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3">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2"/>
  </w:num>
  <w:num w:numId="2">
    <w:abstractNumId w:val="13"/>
  </w:num>
  <w:num w:numId="3">
    <w:abstractNumId w:val="28"/>
  </w:num>
  <w:num w:numId="4">
    <w:abstractNumId w:val="33"/>
  </w:num>
  <w:num w:numId="5">
    <w:abstractNumId w:val="32"/>
  </w:num>
  <w:num w:numId="6">
    <w:abstractNumId w:val="20"/>
  </w:num>
  <w:num w:numId="7">
    <w:abstractNumId w:val="5"/>
  </w:num>
  <w:num w:numId="8">
    <w:abstractNumId w:val="12"/>
  </w:num>
  <w:num w:numId="9">
    <w:abstractNumId w:val="9"/>
  </w:num>
  <w:num w:numId="10">
    <w:abstractNumId w:val="31"/>
  </w:num>
  <w:num w:numId="11">
    <w:abstractNumId w:val="3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3"/>
  </w:num>
  <w:num w:numId="14">
    <w:abstractNumId w:val="26"/>
  </w:num>
  <w:num w:numId="15">
    <w:abstractNumId w:val="18"/>
  </w:num>
  <w:num w:numId="16">
    <w:abstractNumId w:val="15"/>
  </w:num>
  <w:num w:numId="17">
    <w:abstractNumId w:val="14"/>
  </w:num>
  <w:num w:numId="18">
    <w:abstractNumId w:val="10"/>
  </w:num>
  <w:num w:numId="19">
    <w:abstractNumId w:val="30"/>
  </w:num>
  <w:num w:numId="20">
    <w:abstractNumId w:val="6"/>
  </w:num>
  <w:num w:numId="21">
    <w:abstractNumId w:val="7"/>
  </w:num>
  <w:num w:numId="22">
    <w:abstractNumId w:val="3"/>
  </w:num>
  <w:num w:numId="23">
    <w:abstractNumId w:val="1"/>
  </w:num>
  <w:num w:numId="24">
    <w:abstractNumId w:val="19"/>
  </w:num>
  <w:num w:numId="25">
    <w:abstractNumId w:val="17"/>
  </w:num>
  <w:num w:numId="26">
    <w:abstractNumId w:val="27"/>
  </w:num>
  <w:num w:numId="27">
    <w:abstractNumId w:val="29"/>
  </w:num>
  <w:num w:numId="28">
    <w:abstractNumId w:val="2"/>
  </w:num>
  <w:num w:numId="29">
    <w:abstractNumId w:val="11"/>
  </w:num>
  <w:num w:numId="30">
    <w:abstractNumId w:val="4"/>
  </w:num>
  <w:num w:numId="31">
    <w:abstractNumId w:val="8"/>
  </w:num>
  <w:num w:numId="32">
    <w:abstractNumId w:val="16"/>
  </w:num>
  <w:num w:numId="33">
    <w:abstractNumId w:val="25"/>
  </w:num>
  <w:num w:numId="34">
    <w:abstractNumId w:val="21"/>
  </w:num>
  <w:num w:numId="35">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
    <w15:presenceInfo w15:providerId="WPS Office" w15:userId="953538390"/>
  </w15:person>
  <w15:person w15:author="任超">
    <w15:presenceInfo w15:providerId="None" w15:userId="任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attachedTemplate r:id="rId1"/>
  <w:trackRevisions w:val="1"/>
  <w:documentProtection w:enforcement="0"/>
  <w:defaultTabStop w:val="720"/>
  <w:doNotHyphenateCaps/>
  <w:drawingGridHorizontalSpacing w:val="105"/>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BAD"/>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379D"/>
    <w:rsid w:val="000169D1"/>
    <w:rsid w:val="000175F9"/>
    <w:rsid w:val="00017727"/>
    <w:rsid w:val="000208B2"/>
    <w:rsid w:val="000211A4"/>
    <w:rsid w:val="000218EB"/>
    <w:rsid w:val="000220D9"/>
    <w:rsid w:val="00022761"/>
    <w:rsid w:val="00023C46"/>
    <w:rsid w:val="00024480"/>
    <w:rsid w:val="00024DE3"/>
    <w:rsid w:val="000252B4"/>
    <w:rsid w:val="000267B4"/>
    <w:rsid w:val="00026FB1"/>
    <w:rsid w:val="00027EB0"/>
    <w:rsid w:val="000310B8"/>
    <w:rsid w:val="00031187"/>
    <w:rsid w:val="00031436"/>
    <w:rsid w:val="000314FA"/>
    <w:rsid w:val="0003370F"/>
    <w:rsid w:val="0003456B"/>
    <w:rsid w:val="00034B0B"/>
    <w:rsid w:val="00035F2E"/>
    <w:rsid w:val="00036920"/>
    <w:rsid w:val="00036A63"/>
    <w:rsid w:val="00036E60"/>
    <w:rsid w:val="00040EC3"/>
    <w:rsid w:val="00041220"/>
    <w:rsid w:val="00041228"/>
    <w:rsid w:val="0004155C"/>
    <w:rsid w:val="000417A8"/>
    <w:rsid w:val="00045A9D"/>
    <w:rsid w:val="00046177"/>
    <w:rsid w:val="00046E13"/>
    <w:rsid w:val="00047142"/>
    <w:rsid w:val="0004739B"/>
    <w:rsid w:val="000474A9"/>
    <w:rsid w:val="00047B32"/>
    <w:rsid w:val="00050D51"/>
    <w:rsid w:val="00051692"/>
    <w:rsid w:val="00051B20"/>
    <w:rsid w:val="0005227D"/>
    <w:rsid w:val="0005229A"/>
    <w:rsid w:val="00052482"/>
    <w:rsid w:val="00052545"/>
    <w:rsid w:val="000555F0"/>
    <w:rsid w:val="00055D64"/>
    <w:rsid w:val="00055DCF"/>
    <w:rsid w:val="00056330"/>
    <w:rsid w:val="000568F8"/>
    <w:rsid w:val="00056FB0"/>
    <w:rsid w:val="00057D48"/>
    <w:rsid w:val="00057E96"/>
    <w:rsid w:val="00060BCF"/>
    <w:rsid w:val="00060BF0"/>
    <w:rsid w:val="00061BF9"/>
    <w:rsid w:val="00062C9F"/>
    <w:rsid w:val="000640C5"/>
    <w:rsid w:val="000653AA"/>
    <w:rsid w:val="000654D8"/>
    <w:rsid w:val="00065BF0"/>
    <w:rsid w:val="00066D0D"/>
    <w:rsid w:val="00071CEF"/>
    <w:rsid w:val="0007247E"/>
    <w:rsid w:val="00072642"/>
    <w:rsid w:val="0007484A"/>
    <w:rsid w:val="0007546F"/>
    <w:rsid w:val="000755AC"/>
    <w:rsid w:val="000755D5"/>
    <w:rsid w:val="000756D0"/>
    <w:rsid w:val="00076F10"/>
    <w:rsid w:val="000771E2"/>
    <w:rsid w:val="00077733"/>
    <w:rsid w:val="000779FB"/>
    <w:rsid w:val="000809CD"/>
    <w:rsid w:val="00081F82"/>
    <w:rsid w:val="000821BA"/>
    <w:rsid w:val="00083E65"/>
    <w:rsid w:val="00083FB0"/>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161"/>
    <w:rsid w:val="0009689E"/>
    <w:rsid w:val="00097BCA"/>
    <w:rsid w:val="000A0C1C"/>
    <w:rsid w:val="000A0FFC"/>
    <w:rsid w:val="000A125F"/>
    <w:rsid w:val="000A1C85"/>
    <w:rsid w:val="000A31C7"/>
    <w:rsid w:val="000A3245"/>
    <w:rsid w:val="000A32C8"/>
    <w:rsid w:val="000A5571"/>
    <w:rsid w:val="000A56CF"/>
    <w:rsid w:val="000A64B4"/>
    <w:rsid w:val="000B0881"/>
    <w:rsid w:val="000B3713"/>
    <w:rsid w:val="000B3A0E"/>
    <w:rsid w:val="000B3E17"/>
    <w:rsid w:val="000B3E45"/>
    <w:rsid w:val="000B495E"/>
    <w:rsid w:val="000B4FA7"/>
    <w:rsid w:val="000B559C"/>
    <w:rsid w:val="000B6E08"/>
    <w:rsid w:val="000B6FB5"/>
    <w:rsid w:val="000B7AD8"/>
    <w:rsid w:val="000C060A"/>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F062F"/>
    <w:rsid w:val="000F06EF"/>
    <w:rsid w:val="000F0777"/>
    <w:rsid w:val="000F29C2"/>
    <w:rsid w:val="000F2A5C"/>
    <w:rsid w:val="000F50D4"/>
    <w:rsid w:val="000F5973"/>
    <w:rsid w:val="000F6316"/>
    <w:rsid w:val="000F6B4F"/>
    <w:rsid w:val="000F6C41"/>
    <w:rsid w:val="000F6C7B"/>
    <w:rsid w:val="000F7788"/>
    <w:rsid w:val="000F7A24"/>
    <w:rsid w:val="000F7ABD"/>
    <w:rsid w:val="001006FC"/>
    <w:rsid w:val="001006FD"/>
    <w:rsid w:val="00102ACA"/>
    <w:rsid w:val="00102BF6"/>
    <w:rsid w:val="001031EC"/>
    <w:rsid w:val="00106A16"/>
    <w:rsid w:val="00111AE6"/>
    <w:rsid w:val="001125D9"/>
    <w:rsid w:val="00113720"/>
    <w:rsid w:val="00114458"/>
    <w:rsid w:val="00114D56"/>
    <w:rsid w:val="00115148"/>
    <w:rsid w:val="00115328"/>
    <w:rsid w:val="0011581E"/>
    <w:rsid w:val="0011670E"/>
    <w:rsid w:val="001168F6"/>
    <w:rsid w:val="00117630"/>
    <w:rsid w:val="00120360"/>
    <w:rsid w:val="00120A87"/>
    <w:rsid w:val="00120C88"/>
    <w:rsid w:val="00122364"/>
    <w:rsid w:val="00122467"/>
    <w:rsid w:val="00124AB2"/>
    <w:rsid w:val="00124B2E"/>
    <w:rsid w:val="00125BB1"/>
    <w:rsid w:val="00126424"/>
    <w:rsid w:val="00126980"/>
    <w:rsid w:val="00127309"/>
    <w:rsid w:val="0012743D"/>
    <w:rsid w:val="00132A5B"/>
    <w:rsid w:val="0013314F"/>
    <w:rsid w:val="00133422"/>
    <w:rsid w:val="00134C62"/>
    <w:rsid w:val="00135492"/>
    <w:rsid w:val="00135D13"/>
    <w:rsid w:val="00136278"/>
    <w:rsid w:val="00137390"/>
    <w:rsid w:val="0013743C"/>
    <w:rsid w:val="0014026D"/>
    <w:rsid w:val="001421EF"/>
    <w:rsid w:val="001428C2"/>
    <w:rsid w:val="00143086"/>
    <w:rsid w:val="00143985"/>
    <w:rsid w:val="001445BC"/>
    <w:rsid w:val="00145162"/>
    <w:rsid w:val="00145847"/>
    <w:rsid w:val="00146368"/>
    <w:rsid w:val="001467DF"/>
    <w:rsid w:val="00147D83"/>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0A4A"/>
    <w:rsid w:val="00171873"/>
    <w:rsid w:val="00171E62"/>
    <w:rsid w:val="00173F28"/>
    <w:rsid w:val="00175244"/>
    <w:rsid w:val="00176139"/>
    <w:rsid w:val="001762CD"/>
    <w:rsid w:val="00177459"/>
    <w:rsid w:val="00180ADC"/>
    <w:rsid w:val="0018101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1800"/>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92F"/>
    <w:rsid w:val="001B0A54"/>
    <w:rsid w:val="001B0C34"/>
    <w:rsid w:val="001B3629"/>
    <w:rsid w:val="001B3684"/>
    <w:rsid w:val="001B378D"/>
    <w:rsid w:val="001B37AA"/>
    <w:rsid w:val="001B37C5"/>
    <w:rsid w:val="001B3998"/>
    <w:rsid w:val="001B3D95"/>
    <w:rsid w:val="001B595D"/>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6CEA"/>
    <w:rsid w:val="001D77C0"/>
    <w:rsid w:val="001D7CB6"/>
    <w:rsid w:val="001D7E80"/>
    <w:rsid w:val="001E02B2"/>
    <w:rsid w:val="001E0931"/>
    <w:rsid w:val="001E1DF5"/>
    <w:rsid w:val="001E1EEE"/>
    <w:rsid w:val="001E5468"/>
    <w:rsid w:val="001E5A4A"/>
    <w:rsid w:val="001E7DD9"/>
    <w:rsid w:val="001F018C"/>
    <w:rsid w:val="001F0499"/>
    <w:rsid w:val="001F05D3"/>
    <w:rsid w:val="001F28F2"/>
    <w:rsid w:val="001F28F8"/>
    <w:rsid w:val="001F42EE"/>
    <w:rsid w:val="001F4E05"/>
    <w:rsid w:val="001F50CB"/>
    <w:rsid w:val="001F6DD2"/>
    <w:rsid w:val="001F79FD"/>
    <w:rsid w:val="001F7CEF"/>
    <w:rsid w:val="001F7ED9"/>
    <w:rsid w:val="002000E4"/>
    <w:rsid w:val="002009FE"/>
    <w:rsid w:val="00202881"/>
    <w:rsid w:val="00202EB9"/>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5838"/>
    <w:rsid w:val="002365CE"/>
    <w:rsid w:val="002371A1"/>
    <w:rsid w:val="00237EA9"/>
    <w:rsid w:val="0024013A"/>
    <w:rsid w:val="0024113D"/>
    <w:rsid w:val="002420A7"/>
    <w:rsid w:val="00242642"/>
    <w:rsid w:val="0024360F"/>
    <w:rsid w:val="00243E91"/>
    <w:rsid w:val="00243FBE"/>
    <w:rsid w:val="00245DCD"/>
    <w:rsid w:val="002476F6"/>
    <w:rsid w:val="00247E9A"/>
    <w:rsid w:val="002500FC"/>
    <w:rsid w:val="002504B4"/>
    <w:rsid w:val="00250743"/>
    <w:rsid w:val="002507CC"/>
    <w:rsid w:val="002514C5"/>
    <w:rsid w:val="00252B4D"/>
    <w:rsid w:val="00253B92"/>
    <w:rsid w:val="00254038"/>
    <w:rsid w:val="00254185"/>
    <w:rsid w:val="00254D2B"/>
    <w:rsid w:val="00254E42"/>
    <w:rsid w:val="00255675"/>
    <w:rsid w:val="002576D7"/>
    <w:rsid w:val="00257E9C"/>
    <w:rsid w:val="002603BE"/>
    <w:rsid w:val="002614A9"/>
    <w:rsid w:val="00262176"/>
    <w:rsid w:val="00262D63"/>
    <w:rsid w:val="00262DA9"/>
    <w:rsid w:val="00263551"/>
    <w:rsid w:val="0026509A"/>
    <w:rsid w:val="002651ED"/>
    <w:rsid w:val="00265D13"/>
    <w:rsid w:val="002662E3"/>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80B40"/>
    <w:rsid w:val="00281795"/>
    <w:rsid w:val="00281E48"/>
    <w:rsid w:val="00282D6E"/>
    <w:rsid w:val="00283705"/>
    <w:rsid w:val="00283E38"/>
    <w:rsid w:val="002856DB"/>
    <w:rsid w:val="00285C50"/>
    <w:rsid w:val="00287EA5"/>
    <w:rsid w:val="00290DD6"/>
    <w:rsid w:val="00291283"/>
    <w:rsid w:val="002922DC"/>
    <w:rsid w:val="0029306B"/>
    <w:rsid w:val="00293478"/>
    <w:rsid w:val="0029381D"/>
    <w:rsid w:val="00293BFF"/>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5A0F"/>
    <w:rsid w:val="002A5A60"/>
    <w:rsid w:val="002A60BB"/>
    <w:rsid w:val="002A6C55"/>
    <w:rsid w:val="002A6EA5"/>
    <w:rsid w:val="002A7A31"/>
    <w:rsid w:val="002A7B30"/>
    <w:rsid w:val="002B0288"/>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BE3"/>
    <w:rsid w:val="002C0FCB"/>
    <w:rsid w:val="002C254D"/>
    <w:rsid w:val="002C25EC"/>
    <w:rsid w:val="002C3014"/>
    <w:rsid w:val="002C4E6C"/>
    <w:rsid w:val="002C4EBD"/>
    <w:rsid w:val="002C5399"/>
    <w:rsid w:val="002C5AEC"/>
    <w:rsid w:val="002C6D48"/>
    <w:rsid w:val="002D1186"/>
    <w:rsid w:val="002D193F"/>
    <w:rsid w:val="002D4083"/>
    <w:rsid w:val="002D5A69"/>
    <w:rsid w:val="002D6672"/>
    <w:rsid w:val="002D6BB4"/>
    <w:rsid w:val="002D7606"/>
    <w:rsid w:val="002E049D"/>
    <w:rsid w:val="002E07B9"/>
    <w:rsid w:val="002E2245"/>
    <w:rsid w:val="002E30A1"/>
    <w:rsid w:val="002E3964"/>
    <w:rsid w:val="002E3D53"/>
    <w:rsid w:val="002E5F29"/>
    <w:rsid w:val="002E6783"/>
    <w:rsid w:val="002E7DA1"/>
    <w:rsid w:val="002F25E7"/>
    <w:rsid w:val="002F294C"/>
    <w:rsid w:val="002F2E7B"/>
    <w:rsid w:val="002F3676"/>
    <w:rsid w:val="002F3C4D"/>
    <w:rsid w:val="002F4095"/>
    <w:rsid w:val="002F4D38"/>
    <w:rsid w:val="002F6539"/>
    <w:rsid w:val="002F6C64"/>
    <w:rsid w:val="002F72FF"/>
    <w:rsid w:val="002F73DF"/>
    <w:rsid w:val="00301077"/>
    <w:rsid w:val="00302182"/>
    <w:rsid w:val="0030318C"/>
    <w:rsid w:val="003032A5"/>
    <w:rsid w:val="00303CDD"/>
    <w:rsid w:val="00304100"/>
    <w:rsid w:val="00305474"/>
    <w:rsid w:val="003064D0"/>
    <w:rsid w:val="00306898"/>
    <w:rsid w:val="00307A9F"/>
    <w:rsid w:val="00307F89"/>
    <w:rsid w:val="003112C8"/>
    <w:rsid w:val="003112D2"/>
    <w:rsid w:val="003115DF"/>
    <w:rsid w:val="003120FB"/>
    <w:rsid w:val="00312566"/>
    <w:rsid w:val="003126BF"/>
    <w:rsid w:val="00313AB6"/>
    <w:rsid w:val="00313FD4"/>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2A1A"/>
    <w:rsid w:val="00333C94"/>
    <w:rsid w:val="003340D5"/>
    <w:rsid w:val="003340E1"/>
    <w:rsid w:val="0033463B"/>
    <w:rsid w:val="0033514E"/>
    <w:rsid w:val="00335544"/>
    <w:rsid w:val="003365D0"/>
    <w:rsid w:val="003402AA"/>
    <w:rsid w:val="00340305"/>
    <w:rsid w:val="00340A20"/>
    <w:rsid w:val="00340CBB"/>
    <w:rsid w:val="003446EE"/>
    <w:rsid w:val="003447D1"/>
    <w:rsid w:val="00344BD1"/>
    <w:rsid w:val="00345602"/>
    <w:rsid w:val="00345F2E"/>
    <w:rsid w:val="00347CE2"/>
    <w:rsid w:val="003508B7"/>
    <w:rsid w:val="00350B8C"/>
    <w:rsid w:val="00350DB8"/>
    <w:rsid w:val="00352142"/>
    <w:rsid w:val="00353016"/>
    <w:rsid w:val="003552DB"/>
    <w:rsid w:val="003558A2"/>
    <w:rsid w:val="00355C43"/>
    <w:rsid w:val="00356702"/>
    <w:rsid w:val="00356786"/>
    <w:rsid w:val="00356C37"/>
    <w:rsid w:val="003578B2"/>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DB7"/>
    <w:rsid w:val="003905CA"/>
    <w:rsid w:val="00390F42"/>
    <w:rsid w:val="00393316"/>
    <w:rsid w:val="00394C66"/>
    <w:rsid w:val="0039533E"/>
    <w:rsid w:val="003954BA"/>
    <w:rsid w:val="0039571D"/>
    <w:rsid w:val="00395D68"/>
    <w:rsid w:val="00396967"/>
    <w:rsid w:val="00397582"/>
    <w:rsid w:val="003A0443"/>
    <w:rsid w:val="003A05A1"/>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8DE"/>
    <w:rsid w:val="003B20B3"/>
    <w:rsid w:val="003B2604"/>
    <w:rsid w:val="003B2DA9"/>
    <w:rsid w:val="003B2F7D"/>
    <w:rsid w:val="003B3399"/>
    <w:rsid w:val="003B3F02"/>
    <w:rsid w:val="003B717A"/>
    <w:rsid w:val="003B7A14"/>
    <w:rsid w:val="003B7C27"/>
    <w:rsid w:val="003B7CDA"/>
    <w:rsid w:val="003C0034"/>
    <w:rsid w:val="003C1EAA"/>
    <w:rsid w:val="003C2368"/>
    <w:rsid w:val="003C3111"/>
    <w:rsid w:val="003C38F5"/>
    <w:rsid w:val="003C5321"/>
    <w:rsid w:val="003C60FD"/>
    <w:rsid w:val="003C73E1"/>
    <w:rsid w:val="003C75B9"/>
    <w:rsid w:val="003D1741"/>
    <w:rsid w:val="003D18AF"/>
    <w:rsid w:val="003D3D2D"/>
    <w:rsid w:val="003D5057"/>
    <w:rsid w:val="003D5D67"/>
    <w:rsid w:val="003D5E32"/>
    <w:rsid w:val="003D6D2D"/>
    <w:rsid w:val="003D727F"/>
    <w:rsid w:val="003D744C"/>
    <w:rsid w:val="003E0391"/>
    <w:rsid w:val="003E062B"/>
    <w:rsid w:val="003E0D79"/>
    <w:rsid w:val="003E0D83"/>
    <w:rsid w:val="003E110D"/>
    <w:rsid w:val="003E2E78"/>
    <w:rsid w:val="003E32F4"/>
    <w:rsid w:val="003E3B97"/>
    <w:rsid w:val="003E6001"/>
    <w:rsid w:val="003E6A50"/>
    <w:rsid w:val="003E732D"/>
    <w:rsid w:val="003F0BE1"/>
    <w:rsid w:val="003F0EA8"/>
    <w:rsid w:val="003F1631"/>
    <w:rsid w:val="003F1749"/>
    <w:rsid w:val="003F2A94"/>
    <w:rsid w:val="003F3853"/>
    <w:rsid w:val="003F4827"/>
    <w:rsid w:val="003F4A74"/>
    <w:rsid w:val="003F521D"/>
    <w:rsid w:val="003F654C"/>
    <w:rsid w:val="003F7464"/>
    <w:rsid w:val="004009E7"/>
    <w:rsid w:val="00400EE3"/>
    <w:rsid w:val="00401A10"/>
    <w:rsid w:val="0040498B"/>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41C1"/>
    <w:rsid w:val="00425473"/>
    <w:rsid w:val="00425770"/>
    <w:rsid w:val="00425FA4"/>
    <w:rsid w:val="004262FA"/>
    <w:rsid w:val="00426356"/>
    <w:rsid w:val="0042704E"/>
    <w:rsid w:val="004275CC"/>
    <w:rsid w:val="004276BE"/>
    <w:rsid w:val="00427DA3"/>
    <w:rsid w:val="00430323"/>
    <w:rsid w:val="0043199D"/>
    <w:rsid w:val="004324F2"/>
    <w:rsid w:val="00432538"/>
    <w:rsid w:val="004343F7"/>
    <w:rsid w:val="00434744"/>
    <w:rsid w:val="00436617"/>
    <w:rsid w:val="00440B83"/>
    <w:rsid w:val="00440D29"/>
    <w:rsid w:val="004415C9"/>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327"/>
    <w:rsid w:val="00463C9C"/>
    <w:rsid w:val="0046431D"/>
    <w:rsid w:val="004647D9"/>
    <w:rsid w:val="004648B0"/>
    <w:rsid w:val="0046642A"/>
    <w:rsid w:val="004664B5"/>
    <w:rsid w:val="00466FC1"/>
    <w:rsid w:val="00467FC0"/>
    <w:rsid w:val="00470962"/>
    <w:rsid w:val="00471791"/>
    <w:rsid w:val="00472CDA"/>
    <w:rsid w:val="00472F37"/>
    <w:rsid w:val="004734AC"/>
    <w:rsid w:val="0047437F"/>
    <w:rsid w:val="004771C1"/>
    <w:rsid w:val="00477805"/>
    <w:rsid w:val="00480516"/>
    <w:rsid w:val="00480565"/>
    <w:rsid w:val="00480B47"/>
    <w:rsid w:val="004819FC"/>
    <w:rsid w:val="00481EDF"/>
    <w:rsid w:val="00482708"/>
    <w:rsid w:val="00482B19"/>
    <w:rsid w:val="00482C2D"/>
    <w:rsid w:val="00483853"/>
    <w:rsid w:val="0048596E"/>
    <w:rsid w:val="00485F86"/>
    <w:rsid w:val="004872B8"/>
    <w:rsid w:val="004877EA"/>
    <w:rsid w:val="00487A24"/>
    <w:rsid w:val="004901D5"/>
    <w:rsid w:val="00490AC9"/>
    <w:rsid w:val="004914C3"/>
    <w:rsid w:val="00494E9C"/>
    <w:rsid w:val="0049507E"/>
    <w:rsid w:val="00495D2B"/>
    <w:rsid w:val="004A0EDA"/>
    <w:rsid w:val="004A1314"/>
    <w:rsid w:val="004A136A"/>
    <w:rsid w:val="004A2450"/>
    <w:rsid w:val="004A2594"/>
    <w:rsid w:val="004A263A"/>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B2AC3"/>
    <w:rsid w:val="004B4099"/>
    <w:rsid w:val="004B4661"/>
    <w:rsid w:val="004B4E6E"/>
    <w:rsid w:val="004B5C6D"/>
    <w:rsid w:val="004B5D68"/>
    <w:rsid w:val="004B68B8"/>
    <w:rsid w:val="004B7E07"/>
    <w:rsid w:val="004C0022"/>
    <w:rsid w:val="004C1B25"/>
    <w:rsid w:val="004C2705"/>
    <w:rsid w:val="004C2CF4"/>
    <w:rsid w:val="004C4BD4"/>
    <w:rsid w:val="004C4EF8"/>
    <w:rsid w:val="004C4F24"/>
    <w:rsid w:val="004C52A3"/>
    <w:rsid w:val="004C559A"/>
    <w:rsid w:val="004C5CF1"/>
    <w:rsid w:val="004C6215"/>
    <w:rsid w:val="004C66D8"/>
    <w:rsid w:val="004C6808"/>
    <w:rsid w:val="004C72CC"/>
    <w:rsid w:val="004C7579"/>
    <w:rsid w:val="004C767C"/>
    <w:rsid w:val="004C7CDF"/>
    <w:rsid w:val="004D156B"/>
    <w:rsid w:val="004D1DB4"/>
    <w:rsid w:val="004D25F0"/>
    <w:rsid w:val="004D27CC"/>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F9E"/>
    <w:rsid w:val="004F0D14"/>
    <w:rsid w:val="004F1438"/>
    <w:rsid w:val="004F2FCD"/>
    <w:rsid w:val="004F352D"/>
    <w:rsid w:val="004F44E5"/>
    <w:rsid w:val="004F51F4"/>
    <w:rsid w:val="004F5293"/>
    <w:rsid w:val="004F5A19"/>
    <w:rsid w:val="004F7DA2"/>
    <w:rsid w:val="005006CC"/>
    <w:rsid w:val="00500AED"/>
    <w:rsid w:val="00500E52"/>
    <w:rsid w:val="00503BD8"/>
    <w:rsid w:val="005043D1"/>
    <w:rsid w:val="00504DB6"/>
    <w:rsid w:val="005051CD"/>
    <w:rsid w:val="005052AA"/>
    <w:rsid w:val="00505654"/>
    <w:rsid w:val="00505768"/>
    <w:rsid w:val="00505B97"/>
    <w:rsid w:val="00505F6B"/>
    <w:rsid w:val="0050696C"/>
    <w:rsid w:val="005074C1"/>
    <w:rsid w:val="00507A61"/>
    <w:rsid w:val="00507BB2"/>
    <w:rsid w:val="00507FE0"/>
    <w:rsid w:val="00511CAB"/>
    <w:rsid w:val="0051217C"/>
    <w:rsid w:val="00512BCE"/>
    <w:rsid w:val="00513053"/>
    <w:rsid w:val="00514159"/>
    <w:rsid w:val="00515434"/>
    <w:rsid w:val="005155B6"/>
    <w:rsid w:val="00516180"/>
    <w:rsid w:val="005174DC"/>
    <w:rsid w:val="00517B67"/>
    <w:rsid w:val="0052026B"/>
    <w:rsid w:val="00520AB1"/>
    <w:rsid w:val="0052142D"/>
    <w:rsid w:val="0052151E"/>
    <w:rsid w:val="005220BF"/>
    <w:rsid w:val="0052218F"/>
    <w:rsid w:val="00522723"/>
    <w:rsid w:val="00525D33"/>
    <w:rsid w:val="00527B95"/>
    <w:rsid w:val="00530123"/>
    <w:rsid w:val="0053084D"/>
    <w:rsid w:val="00531411"/>
    <w:rsid w:val="00532875"/>
    <w:rsid w:val="00532F2E"/>
    <w:rsid w:val="005332F0"/>
    <w:rsid w:val="00533692"/>
    <w:rsid w:val="00533D59"/>
    <w:rsid w:val="0053468E"/>
    <w:rsid w:val="005400FC"/>
    <w:rsid w:val="00540B66"/>
    <w:rsid w:val="005414EE"/>
    <w:rsid w:val="00541849"/>
    <w:rsid w:val="00541B38"/>
    <w:rsid w:val="0054281D"/>
    <w:rsid w:val="005429C4"/>
    <w:rsid w:val="00542BE0"/>
    <w:rsid w:val="005432A8"/>
    <w:rsid w:val="00544566"/>
    <w:rsid w:val="0054480A"/>
    <w:rsid w:val="00544A21"/>
    <w:rsid w:val="0054625F"/>
    <w:rsid w:val="0054777C"/>
    <w:rsid w:val="00547B56"/>
    <w:rsid w:val="00550550"/>
    <w:rsid w:val="00551D8F"/>
    <w:rsid w:val="00551E06"/>
    <w:rsid w:val="005520D7"/>
    <w:rsid w:val="005521B6"/>
    <w:rsid w:val="00552A90"/>
    <w:rsid w:val="00555156"/>
    <w:rsid w:val="005559EC"/>
    <w:rsid w:val="00556410"/>
    <w:rsid w:val="005604A1"/>
    <w:rsid w:val="00560D51"/>
    <w:rsid w:val="00560E08"/>
    <w:rsid w:val="005613AB"/>
    <w:rsid w:val="005614A6"/>
    <w:rsid w:val="00561EED"/>
    <w:rsid w:val="00563AAA"/>
    <w:rsid w:val="005654C4"/>
    <w:rsid w:val="00565834"/>
    <w:rsid w:val="00565FC3"/>
    <w:rsid w:val="00571FE7"/>
    <w:rsid w:val="005726DE"/>
    <w:rsid w:val="005728DA"/>
    <w:rsid w:val="005731BF"/>
    <w:rsid w:val="00573B00"/>
    <w:rsid w:val="00573EA6"/>
    <w:rsid w:val="0057480A"/>
    <w:rsid w:val="00574FB8"/>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5BE2"/>
    <w:rsid w:val="00596684"/>
    <w:rsid w:val="00597107"/>
    <w:rsid w:val="00597A20"/>
    <w:rsid w:val="005A0036"/>
    <w:rsid w:val="005A1A30"/>
    <w:rsid w:val="005A2A67"/>
    <w:rsid w:val="005A3DDC"/>
    <w:rsid w:val="005A46CB"/>
    <w:rsid w:val="005A5653"/>
    <w:rsid w:val="005A75EB"/>
    <w:rsid w:val="005B073E"/>
    <w:rsid w:val="005B0D4D"/>
    <w:rsid w:val="005B0E4A"/>
    <w:rsid w:val="005B14D2"/>
    <w:rsid w:val="005B251E"/>
    <w:rsid w:val="005B2790"/>
    <w:rsid w:val="005B2FF4"/>
    <w:rsid w:val="005B35DA"/>
    <w:rsid w:val="005B3914"/>
    <w:rsid w:val="005B4D54"/>
    <w:rsid w:val="005B513E"/>
    <w:rsid w:val="005B52E3"/>
    <w:rsid w:val="005B5DB3"/>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FB8"/>
    <w:rsid w:val="005D4436"/>
    <w:rsid w:val="005D502B"/>
    <w:rsid w:val="005D5770"/>
    <w:rsid w:val="005D5D89"/>
    <w:rsid w:val="005D6678"/>
    <w:rsid w:val="005D71DE"/>
    <w:rsid w:val="005E01D0"/>
    <w:rsid w:val="005E0235"/>
    <w:rsid w:val="005E127F"/>
    <w:rsid w:val="005E3ED4"/>
    <w:rsid w:val="005E54B1"/>
    <w:rsid w:val="005E55F6"/>
    <w:rsid w:val="005E646D"/>
    <w:rsid w:val="005E7BC3"/>
    <w:rsid w:val="005E7D87"/>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254"/>
    <w:rsid w:val="00613079"/>
    <w:rsid w:val="00613D50"/>
    <w:rsid w:val="006148B9"/>
    <w:rsid w:val="006149EA"/>
    <w:rsid w:val="00614B7D"/>
    <w:rsid w:val="006167AC"/>
    <w:rsid w:val="006203F8"/>
    <w:rsid w:val="00621D5B"/>
    <w:rsid w:val="00622079"/>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47F54"/>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6958"/>
    <w:rsid w:val="006675A4"/>
    <w:rsid w:val="00667B17"/>
    <w:rsid w:val="00670F4A"/>
    <w:rsid w:val="00672C68"/>
    <w:rsid w:val="006734A9"/>
    <w:rsid w:val="00673CD9"/>
    <w:rsid w:val="00673F07"/>
    <w:rsid w:val="00674923"/>
    <w:rsid w:val="00676C47"/>
    <w:rsid w:val="0067790D"/>
    <w:rsid w:val="00681CE0"/>
    <w:rsid w:val="00683178"/>
    <w:rsid w:val="00683D1C"/>
    <w:rsid w:val="006847A1"/>
    <w:rsid w:val="006854CA"/>
    <w:rsid w:val="006867D4"/>
    <w:rsid w:val="00686C92"/>
    <w:rsid w:val="00687565"/>
    <w:rsid w:val="00690212"/>
    <w:rsid w:val="00690C68"/>
    <w:rsid w:val="00691E2F"/>
    <w:rsid w:val="0069297C"/>
    <w:rsid w:val="006939F5"/>
    <w:rsid w:val="00694F28"/>
    <w:rsid w:val="006957E8"/>
    <w:rsid w:val="00695BE1"/>
    <w:rsid w:val="006969D9"/>
    <w:rsid w:val="006A29D2"/>
    <w:rsid w:val="006A386F"/>
    <w:rsid w:val="006A6003"/>
    <w:rsid w:val="006A604C"/>
    <w:rsid w:val="006A67B9"/>
    <w:rsid w:val="006A75F4"/>
    <w:rsid w:val="006B1865"/>
    <w:rsid w:val="006B1929"/>
    <w:rsid w:val="006B19F0"/>
    <w:rsid w:val="006B2700"/>
    <w:rsid w:val="006B2BEE"/>
    <w:rsid w:val="006B308D"/>
    <w:rsid w:val="006B3AB2"/>
    <w:rsid w:val="006B3E26"/>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20BB"/>
    <w:rsid w:val="006D585A"/>
    <w:rsid w:val="006D7820"/>
    <w:rsid w:val="006E0DE0"/>
    <w:rsid w:val="006E1D7B"/>
    <w:rsid w:val="006E1F11"/>
    <w:rsid w:val="006E2179"/>
    <w:rsid w:val="006E3845"/>
    <w:rsid w:val="006E39EB"/>
    <w:rsid w:val="006E3E9C"/>
    <w:rsid w:val="006E44DD"/>
    <w:rsid w:val="006E49E9"/>
    <w:rsid w:val="006E4AE4"/>
    <w:rsid w:val="006E4B39"/>
    <w:rsid w:val="006E7022"/>
    <w:rsid w:val="006E7210"/>
    <w:rsid w:val="006E7A9D"/>
    <w:rsid w:val="006E7AD2"/>
    <w:rsid w:val="006F0639"/>
    <w:rsid w:val="006F2E2F"/>
    <w:rsid w:val="006F3312"/>
    <w:rsid w:val="006F38CB"/>
    <w:rsid w:val="006F45EF"/>
    <w:rsid w:val="006F4AE1"/>
    <w:rsid w:val="006F4FAC"/>
    <w:rsid w:val="006F5366"/>
    <w:rsid w:val="006F5B06"/>
    <w:rsid w:val="006F719B"/>
    <w:rsid w:val="006F7305"/>
    <w:rsid w:val="006F7407"/>
    <w:rsid w:val="006F75C3"/>
    <w:rsid w:val="006F7830"/>
    <w:rsid w:val="00700108"/>
    <w:rsid w:val="00701A7B"/>
    <w:rsid w:val="00702D10"/>
    <w:rsid w:val="007035C6"/>
    <w:rsid w:val="00703B7F"/>
    <w:rsid w:val="007041E2"/>
    <w:rsid w:val="00705089"/>
    <w:rsid w:val="007054E5"/>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C2F"/>
    <w:rsid w:val="00722DDD"/>
    <w:rsid w:val="00724571"/>
    <w:rsid w:val="007246D7"/>
    <w:rsid w:val="0072498C"/>
    <w:rsid w:val="00724D0E"/>
    <w:rsid w:val="007250C8"/>
    <w:rsid w:val="007256F7"/>
    <w:rsid w:val="00725C16"/>
    <w:rsid w:val="00726B38"/>
    <w:rsid w:val="007304E0"/>
    <w:rsid w:val="007311FB"/>
    <w:rsid w:val="00731AD2"/>
    <w:rsid w:val="0073422A"/>
    <w:rsid w:val="00734663"/>
    <w:rsid w:val="00735883"/>
    <w:rsid w:val="007361B9"/>
    <w:rsid w:val="00736A1E"/>
    <w:rsid w:val="007413A5"/>
    <w:rsid w:val="00743943"/>
    <w:rsid w:val="007444EB"/>
    <w:rsid w:val="00745C3B"/>
    <w:rsid w:val="00746032"/>
    <w:rsid w:val="007460FB"/>
    <w:rsid w:val="007506E4"/>
    <w:rsid w:val="007520C7"/>
    <w:rsid w:val="0075233F"/>
    <w:rsid w:val="007537E7"/>
    <w:rsid w:val="0075475E"/>
    <w:rsid w:val="00755DD9"/>
    <w:rsid w:val="007567A0"/>
    <w:rsid w:val="007579EB"/>
    <w:rsid w:val="00760A0D"/>
    <w:rsid w:val="00760D7B"/>
    <w:rsid w:val="007624B9"/>
    <w:rsid w:val="00763343"/>
    <w:rsid w:val="0076475A"/>
    <w:rsid w:val="007663E3"/>
    <w:rsid w:val="007666EC"/>
    <w:rsid w:val="00766A31"/>
    <w:rsid w:val="007705F2"/>
    <w:rsid w:val="00771065"/>
    <w:rsid w:val="00771935"/>
    <w:rsid w:val="00771FEE"/>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A8D"/>
    <w:rsid w:val="00787FAA"/>
    <w:rsid w:val="00790A45"/>
    <w:rsid w:val="007921DB"/>
    <w:rsid w:val="007926EC"/>
    <w:rsid w:val="00796CDD"/>
    <w:rsid w:val="007A04F0"/>
    <w:rsid w:val="007A0B1F"/>
    <w:rsid w:val="007A1191"/>
    <w:rsid w:val="007A1D4B"/>
    <w:rsid w:val="007A1F1F"/>
    <w:rsid w:val="007A236B"/>
    <w:rsid w:val="007A2C9F"/>
    <w:rsid w:val="007A3A8E"/>
    <w:rsid w:val="007A3BF6"/>
    <w:rsid w:val="007A5E72"/>
    <w:rsid w:val="007A5FA8"/>
    <w:rsid w:val="007A746D"/>
    <w:rsid w:val="007A7880"/>
    <w:rsid w:val="007A7E18"/>
    <w:rsid w:val="007B1E95"/>
    <w:rsid w:val="007B254C"/>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6A89"/>
    <w:rsid w:val="007C6D9C"/>
    <w:rsid w:val="007C73BF"/>
    <w:rsid w:val="007D09C8"/>
    <w:rsid w:val="007D0A5B"/>
    <w:rsid w:val="007D0FAF"/>
    <w:rsid w:val="007D2B86"/>
    <w:rsid w:val="007D2FD8"/>
    <w:rsid w:val="007D356F"/>
    <w:rsid w:val="007D3C47"/>
    <w:rsid w:val="007D3D27"/>
    <w:rsid w:val="007D4167"/>
    <w:rsid w:val="007D464E"/>
    <w:rsid w:val="007D4C2B"/>
    <w:rsid w:val="007D54CA"/>
    <w:rsid w:val="007D6E5D"/>
    <w:rsid w:val="007E0AE5"/>
    <w:rsid w:val="007E0D23"/>
    <w:rsid w:val="007E0E54"/>
    <w:rsid w:val="007E1075"/>
    <w:rsid w:val="007E1F24"/>
    <w:rsid w:val="007E2DC0"/>
    <w:rsid w:val="007E2E00"/>
    <w:rsid w:val="007E4570"/>
    <w:rsid w:val="007E74B4"/>
    <w:rsid w:val="007F043C"/>
    <w:rsid w:val="007F05B5"/>
    <w:rsid w:val="007F0B0C"/>
    <w:rsid w:val="007F1A1F"/>
    <w:rsid w:val="007F1AEE"/>
    <w:rsid w:val="007F2095"/>
    <w:rsid w:val="007F3B64"/>
    <w:rsid w:val="007F3E67"/>
    <w:rsid w:val="007F5758"/>
    <w:rsid w:val="007F669D"/>
    <w:rsid w:val="007F6E3B"/>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2481"/>
    <w:rsid w:val="00832BBD"/>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951"/>
    <w:rsid w:val="00862C06"/>
    <w:rsid w:val="00863667"/>
    <w:rsid w:val="00864C3E"/>
    <w:rsid w:val="00864F10"/>
    <w:rsid w:val="0086586A"/>
    <w:rsid w:val="00865D2A"/>
    <w:rsid w:val="008661DC"/>
    <w:rsid w:val="008668F9"/>
    <w:rsid w:val="0086730B"/>
    <w:rsid w:val="0086792C"/>
    <w:rsid w:val="00870C4B"/>
    <w:rsid w:val="008711D9"/>
    <w:rsid w:val="00873910"/>
    <w:rsid w:val="00873DCE"/>
    <w:rsid w:val="00874263"/>
    <w:rsid w:val="00875840"/>
    <w:rsid w:val="00875C51"/>
    <w:rsid w:val="00876775"/>
    <w:rsid w:val="00876848"/>
    <w:rsid w:val="0087795D"/>
    <w:rsid w:val="008812E4"/>
    <w:rsid w:val="00881428"/>
    <w:rsid w:val="00883416"/>
    <w:rsid w:val="00887080"/>
    <w:rsid w:val="008907CC"/>
    <w:rsid w:val="00892D79"/>
    <w:rsid w:val="0089415F"/>
    <w:rsid w:val="008946C8"/>
    <w:rsid w:val="00894C1A"/>
    <w:rsid w:val="00895342"/>
    <w:rsid w:val="008959A6"/>
    <w:rsid w:val="00895C5A"/>
    <w:rsid w:val="00896096"/>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5B99"/>
    <w:rsid w:val="008B64EA"/>
    <w:rsid w:val="008B6D8B"/>
    <w:rsid w:val="008B7138"/>
    <w:rsid w:val="008B78F7"/>
    <w:rsid w:val="008C13F9"/>
    <w:rsid w:val="008C1632"/>
    <w:rsid w:val="008C22F3"/>
    <w:rsid w:val="008C4713"/>
    <w:rsid w:val="008C48F0"/>
    <w:rsid w:val="008C4F4A"/>
    <w:rsid w:val="008C52EF"/>
    <w:rsid w:val="008C6525"/>
    <w:rsid w:val="008C68CA"/>
    <w:rsid w:val="008C6C51"/>
    <w:rsid w:val="008C6E0E"/>
    <w:rsid w:val="008C73AD"/>
    <w:rsid w:val="008D11B3"/>
    <w:rsid w:val="008D11E1"/>
    <w:rsid w:val="008D1351"/>
    <w:rsid w:val="008D2419"/>
    <w:rsid w:val="008D401C"/>
    <w:rsid w:val="008D4C5A"/>
    <w:rsid w:val="008D6FBE"/>
    <w:rsid w:val="008E053B"/>
    <w:rsid w:val="008E189D"/>
    <w:rsid w:val="008E1BD6"/>
    <w:rsid w:val="008E1F24"/>
    <w:rsid w:val="008E22A7"/>
    <w:rsid w:val="008E2898"/>
    <w:rsid w:val="008E323D"/>
    <w:rsid w:val="008E36C7"/>
    <w:rsid w:val="008E4BD9"/>
    <w:rsid w:val="008E5843"/>
    <w:rsid w:val="008E7207"/>
    <w:rsid w:val="008E7E8E"/>
    <w:rsid w:val="008F0238"/>
    <w:rsid w:val="008F0AC5"/>
    <w:rsid w:val="008F1E1C"/>
    <w:rsid w:val="008F26BD"/>
    <w:rsid w:val="008F3530"/>
    <w:rsid w:val="008F353F"/>
    <w:rsid w:val="008F4EDC"/>
    <w:rsid w:val="008F5215"/>
    <w:rsid w:val="008F6B7E"/>
    <w:rsid w:val="008F6BE5"/>
    <w:rsid w:val="008F6C5B"/>
    <w:rsid w:val="008F7010"/>
    <w:rsid w:val="008F71B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2C4D"/>
    <w:rsid w:val="009130A0"/>
    <w:rsid w:val="00913685"/>
    <w:rsid w:val="00913D64"/>
    <w:rsid w:val="009143AC"/>
    <w:rsid w:val="009154D6"/>
    <w:rsid w:val="009156D4"/>
    <w:rsid w:val="009203B9"/>
    <w:rsid w:val="00920E45"/>
    <w:rsid w:val="00922363"/>
    <w:rsid w:val="0092316D"/>
    <w:rsid w:val="009238D6"/>
    <w:rsid w:val="00924E1B"/>
    <w:rsid w:val="00924E2A"/>
    <w:rsid w:val="00925C23"/>
    <w:rsid w:val="009261DF"/>
    <w:rsid w:val="009265B5"/>
    <w:rsid w:val="00926D21"/>
    <w:rsid w:val="00926F2C"/>
    <w:rsid w:val="00927BBD"/>
    <w:rsid w:val="00927BEF"/>
    <w:rsid w:val="00927F19"/>
    <w:rsid w:val="009318E4"/>
    <w:rsid w:val="00931922"/>
    <w:rsid w:val="009319D2"/>
    <w:rsid w:val="0093245E"/>
    <w:rsid w:val="00932AC4"/>
    <w:rsid w:val="009338C7"/>
    <w:rsid w:val="009340AA"/>
    <w:rsid w:val="00934ECE"/>
    <w:rsid w:val="00935026"/>
    <w:rsid w:val="00935E99"/>
    <w:rsid w:val="00935EBE"/>
    <w:rsid w:val="00937720"/>
    <w:rsid w:val="00937B53"/>
    <w:rsid w:val="00937EAE"/>
    <w:rsid w:val="00937F5C"/>
    <w:rsid w:val="00940B98"/>
    <w:rsid w:val="00940BDD"/>
    <w:rsid w:val="00941B9B"/>
    <w:rsid w:val="00943615"/>
    <w:rsid w:val="009439C4"/>
    <w:rsid w:val="009440CE"/>
    <w:rsid w:val="009446A8"/>
    <w:rsid w:val="00944BD5"/>
    <w:rsid w:val="00945572"/>
    <w:rsid w:val="00946486"/>
    <w:rsid w:val="00951209"/>
    <w:rsid w:val="00951B4F"/>
    <w:rsid w:val="009535F5"/>
    <w:rsid w:val="00953CA3"/>
    <w:rsid w:val="009547E1"/>
    <w:rsid w:val="00954F7B"/>
    <w:rsid w:val="00955308"/>
    <w:rsid w:val="00957570"/>
    <w:rsid w:val="00957679"/>
    <w:rsid w:val="009577D9"/>
    <w:rsid w:val="00957A78"/>
    <w:rsid w:val="00960753"/>
    <w:rsid w:val="00960F6D"/>
    <w:rsid w:val="00961297"/>
    <w:rsid w:val="00962496"/>
    <w:rsid w:val="009638BE"/>
    <w:rsid w:val="0096441C"/>
    <w:rsid w:val="00964F3F"/>
    <w:rsid w:val="00965183"/>
    <w:rsid w:val="00965880"/>
    <w:rsid w:val="00965AAC"/>
    <w:rsid w:val="00965BFE"/>
    <w:rsid w:val="00966DD3"/>
    <w:rsid w:val="009672CC"/>
    <w:rsid w:val="00970006"/>
    <w:rsid w:val="0097089E"/>
    <w:rsid w:val="00971141"/>
    <w:rsid w:val="00971998"/>
    <w:rsid w:val="00972647"/>
    <w:rsid w:val="00972B70"/>
    <w:rsid w:val="00973ADC"/>
    <w:rsid w:val="009764D7"/>
    <w:rsid w:val="00977F8C"/>
    <w:rsid w:val="0098033A"/>
    <w:rsid w:val="00980771"/>
    <w:rsid w:val="00981318"/>
    <w:rsid w:val="00981C66"/>
    <w:rsid w:val="0098253E"/>
    <w:rsid w:val="00982549"/>
    <w:rsid w:val="00983530"/>
    <w:rsid w:val="0098361F"/>
    <w:rsid w:val="00983C4E"/>
    <w:rsid w:val="00984219"/>
    <w:rsid w:val="00984341"/>
    <w:rsid w:val="009848A5"/>
    <w:rsid w:val="00986D50"/>
    <w:rsid w:val="009872C8"/>
    <w:rsid w:val="009900B5"/>
    <w:rsid w:val="009903F5"/>
    <w:rsid w:val="00990DC4"/>
    <w:rsid w:val="009919F0"/>
    <w:rsid w:val="009934A0"/>
    <w:rsid w:val="0099482F"/>
    <w:rsid w:val="0099563C"/>
    <w:rsid w:val="0099583C"/>
    <w:rsid w:val="00995BC7"/>
    <w:rsid w:val="009969B4"/>
    <w:rsid w:val="009973A7"/>
    <w:rsid w:val="009A0277"/>
    <w:rsid w:val="009A0D0A"/>
    <w:rsid w:val="009A0D67"/>
    <w:rsid w:val="009A1D8B"/>
    <w:rsid w:val="009A2456"/>
    <w:rsid w:val="009A2F83"/>
    <w:rsid w:val="009A375A"/>
    <w:rsid w:val="009A3C62"/>
    <w:rsid w:val="009A5B73"/>
    <w:rsid w:val="009A5E41"/>
    <w:rsid w:val="009A6081"/>
    <w:rsid w:val="009A6F4A"/>
    <w:rsid w:val="009A758B"/>
    <w:rsid w:val="009B0CBE"/>
    <w:rsid w:val="009B1767"/>
    <w:rsid w:val="009B1963"/>
    <w:rsid w:val="009B1DCB"/>
    <w:rsid w:val="009B2C71"/>
    <w:rsid w:val="009B4CC3"/>
    <w:rsid w:val="009B5FA0"/>
    <w:rsid w:val="009B657F"/>
    <w:rsid w:val="009B733A"/>
    <w:rsid w:val="009B73DD"/>
    <w:rsid w:val="009B7691"/>
    <w:rsid w:val="009C0BAD"/>
    <w:rsid w:val="009C322D"/>
    <w:rsid w:val="009C446F"/>
    <w:rsid w:val="009C48C0"/>
    <w:rsid w:val="009C4C35"/>
    <w:rsid w:val="009C4F1F"/>
    <w:rsid w:val="009C6709"/>
    <w:rsid w:val="009C7102"/>
    <w:rsid w:val="009C7386"/>
    <w:rsid w:val="009C73BA"/>
    <w:rsid w:val="009C74E6"/>
    <w:rsid w:val="009C7C9E"/>
    <w:rsid w:val="009D015B"/>
    <w:rsid w:val="009D09CC"/>
    <w:rsid w:val="009D09E3"/>
    <w:rsid w:val="009D116E"/>
    <w:rsid w:val="009D1A4F"/>
    <w:rsid w:val="009D22F3"/>
    <w:rsid w:val="009D3347"/>
    <w:rsid w:val="009D49E2"/>
    <w:rsid w:val="009D5D5B"/>
    <w:rsid w:val="009D604B"/>
    <w:rsid w:val="009D6E70"/>
    <w:rsid w:val="009E063D"/>
    <w:rsid w:val="009E167E"/>
    <w:rsid w:val="009E3021"/>
    <w:rsid w:val="009E3476"/>
    <w:rsid w:val="009E3E77"/>
    <w:rsid w:val="009E49F4"/>
    <w:rsid w:val="009E520B"/>
    <w:rsid w:val="009E7F4F"/>
    <w:rsid w:val="009F0CE4"/>
    <w:rsid w:val="009F0F1C"/>
    <w:rsid w:val="009F1176"/>
    <w:rsid w:val="009F11C1"/>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FED"/>
    <w:rsid w:val="00A2469D"/>
    <w:rsid w:val="00A27420"/>
    <w:rsid w:val="00A276F4"/>
    <w:rsid w:val="00A27CC9"/>
    <w:rsid w:val="00A304DE"/>
    <w:rsid w:val="00A30CB7"/>
    <w:rsid w:val="00A30F14"/>
    <w:rsid w:val="00A31638"/>
    <w:rsid w:val="00A31B25"/>
    <w:rsid w:val="00A31BA2"/>
    <w:rsid w:val="00A333FD"/>
    <w:rsid w:val="00A33721"/>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2E"/>
    <w:rsid w:val="00A46078"/>
    <w:rsid w:val="00A50713"/>
    <w:rsid w:val="00A50D19"/>
    <w:rsid w:val="00A51050"/>
    <w:rsid w:val="00A5108D"/>
    <w:rsid w:val="00A51AF9"/>
    <w:rsid w:val="00A546E2"/>
    <w:rsid w:val="00A5511C"/>
    <w:rsid w:val="00A5701B"/>
    <w:rsid w:val="00A570F4"/>
    <w:rsid w:val="00A57452"/>
    <w:rsid w:val="00A5787F"/>
    <w:rsid w:val="00A6018C"/>
    <w:rsid w:val="00A60B20"/>
    <w:rsid w:val="00A613FE"/>
    <w:rsid w:val="00A61869"/>
    <w:rsid w:val="00A664D7"/>
    <w:rsid w:val="00A67164"/>
    <w:rsid w:val="00A67BBF"/>
    <w:rsid w:val="00A67C8D"/>
    <w:rsid w:val="00A67ED4"/>
    <w:rsid w:val="00A702E3"/>
    <w:rsid w:val="00A70CE0"/>
    <w:rsid w:val="00A71032"/>
    <w:rsid w:val="00A712F2"/>
    <w:rsid w:val="00A72F16"/>
    <w:rsid w:val="00A734E9"/>
    <w:rsid w:val="00A7380E"/>
    <w:rsid w:val="00A75A01"/>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BBA"/>
    <w:rsid w:val="00A96CFB"/>
    <w:rsid w:val="00A97837"/>
    <w:rsid w:val="00AA1E70"/>
    <w:rsid w:val="00AA2A8B"/>
    <w:rsid w:val="00AA2CA5"/>
    <w:rsid w:val="00AA3C26"/>
    <w:rsid w:val="00AA3D03"/>
    <w:rsid w:val="00AA48CC"/>
    <w:rsid w:val="00AA5904"/>
    <w:rsid w:val="00AA5DA4"/>
    <w:rsid w:val="00AA600A"/>
    <w:rsid w:val="00AA69E6"/>
    <w:rsid w:val="00AA7780"/>
    <w:rsid w:val="00AB2EC0"/>
    <w:rsid w:val="00AB2F69"/>
    <w:rsid w:val="00AB379B"/>
    <w:rsid w:val="00AB4FA0"/>
    <w:rsid w:val="00AB65BC"/>
    <w:rsid w:val="00AB7E82"/>
    <w:rsid w:val="00AC0D1F"/>
    <w:rsid w:val="00AC2363"/>
    <w:rsid w:val="00AC2A72"/>
    <w:rsid w:val="00AC2C2D"/>
    <w:rsid w:val="00AC357A"/>
    <w:rsid w:val="00AC4B5D"/>
    <w:rsid w:val="00AC4D82"/>
    <w:rsid w:val="00AC4DBD"/>
    <w:rsid w:val="00AC5503"/>
    <w:rsid w:val="00AC5D5A"/>
    <w:rsid w:val="00AC6A30"/>
    <w:rsid w:val="00AC6F03"/>
    <w:rsid w:val="00AD0D7B"/>
    <w:rsid w:val="00AD1AA8"/>
    <w:rsid w:val="00AD2467"/>
    <w:rsid w:val="00AD2675"/>
    <w:rsid w:val="00AD3A11"/>
    <w:rsid w:val="00AD4AB5"/>
    <w:rsid w:val="00AD6060"/>
    <w:rsid w:val="00AD73BD"/>
    <w:rsid w:val="00AD77A6"/>
    <w:rsid w:val="00AE1059"/>
    <w:rsid w:val="00AE1BC6"/>
    <w:rsid w:val="00AE1BE9"/>
    <w:rsid w:val="00AE29A6"/>
    <w:rsid w:val="00AE2B86"/>
    <w:rsid w:val="00AE2D46"/>
    <w:rsid w:val="00AE4E23"/>
    <w:rsid w:val="00AE5149"/>
    <w:rsid w:val="00AE54AF"/>
    <w:rsid w:val="00AE7531"/>
    <w:rsid w:val="00AE761F"/>
    <w:rsid w:val="00AF126C"/>
    <w:rsid w:val="00AF1FA6"/>
    <w:rsid w:val="00AF2039"/>
    <w:rsid w:val="00AF2370"/>
    <w:rsid w:val="00AF249A"/>
    <w:rsid w:val="00AF2885"/>
    <w:rsid w:val="00AF2CBC"/>
    <w:rsid w:val="00AF36E8"/>
    <w:rsid w:val="00AF4199"/>
    <w:rsid w:val="00AF4690"/>
    <w:rsid w:val="00AF4E44"/>
    <w:rsid w:val="00AF5356"/>
    <w:rsid w:val="00AF5F55"/>
    <w:rsid w:val="00AF74CC"/>
    <w:rsid w:val="00B005DC"/>
    <w:rsid w:val="00B00675"/>
    <w:rsid w:val="00B00EC4"/>
    <w:rsid w:val="00B034F7"/>
    <w:rsid w:val="00B05490"/>
    <w:rsid w:val="00B0743F"/>
    <w:rsid w:val="00B125A5"/>
    <w:rsid w:val="00B13BED"/>
    <w:rsid w:val="00B13D67"/>
    <w:rsid w:val="00B14E08"/>
    <w:rsid w:val="00B14FFB"/>
    <w:rsid w:val="00B15198"/>
    <w:rsid w:val="00B1602E"/>
    <w:rsid w:val="00B1666A"/>
    <w:rsid w:val="00B16AC3"/>
    <w:rsid w:val="00B20405"/>
    <w:rsid w:val="00B20913"/>
    <w:rsid w:val="00B20A6E"/>
    <w:rsid w:val="00B214CF"/>
    <w:rsid w:val="00B22474"/>
    <w:rsid w:val="00B2286C"/>
    <w:rsid w:val="00B22AE3"/>
    <w:rsid w:val="00B232BF"/>
    <w:rsid w:val="00B233A4"/>
    <w:rsid w:val="00B23619"/>
    <w:rsid w:val="00B23664"/>
    <w:rsid w:val="00B238CB"/>
    <w:rsid w:val="00B23AB8"/>
    <w:rsid w:val="00B25818"/>
    <w:rsid w:val="00B25B05"/>
    <w:rsid w:val="00B25F0B"/>
    <w:rsid w:val="00B26D90"/>
    <w:rsid w:val="00B27A91"/>
    <w:rsid w:val="00B305F8"/>
    <w:rsid w:val="00B30B9E"/>
    <w:rsid w:val="00B32102"/>
    <w:rsid w:val="00B33571"/>
    <w:rsid w:val="00B34D65"/>
    <w:rsid w:val="00B351F8"/>
    <w:rsid w:val="00B35665"/>
    <w:rsid w:val="00B364D0"/>
    <w:rsid w:val="00B36A3B"/>
    <w:rsid w:val="00B36C6D"/>
    <w:rsid w:val="00B40811"/>
    <w:rsid w:val="00B414AA"/>
    <w:rsid w:val="00B418B0"/>
    <w:rsid w:val="00B420A0"/>
    <w:rsid w:val="00B42819"/>
    <w:rsid w:val="00B42D61"/>
    <w:rsid w:val="00B42E68"/>
    <w:rsid w:val="00B43F2A"/>
    <w:rsid w:val="00B44810"/>
    <w:rsid w:val="00B45B6E"/>
    <w:rsid w:val="00B47192"/>
    <w:rsid w:val="00B5086C"/>
    <w:rsid w:val="00B50B4A"/>
    <w:rsid w:val="00B50F9E"/>
    <w:rsid w:val="00B51A8C"/>
    <w:rsid w:val="00B524CA"/>
    <w:rsid w:val="00B531F8"/>
    <w:rsid w:val="00B5336F"/>
    <w:rsid w:val="00B53999"/>
    <w:rsid w:val="00B544A2"/>
    <w:rsid w:val="00B551F4"/>
    <w:rsid w:val="00B5547B"/>
    <w:rsid w:val="00B559F0"/>
    <w:rsid w:val="00B5738B"/>
    <w:rsid w:val="00B60D2F"/>
    <w:rsid w:val="00B61216"/>
    <w:rsid w:val="00B61777"/>
    <w:rsid w:val="00B6226B"/>
    <w:rsid w:val="00B62344"/>
    <w:rsid w:val="00B629DB"/>
    <w:rsid w:val="00B63642"/>
    <w:rsid w:val="00B63CEB"/>
    <w:rsid w:val="00B6467B"/>
    <w:rsid w:val="00B6484C"/>
    <w:rsid w:val="00B65213"/>
    <w:rsid w:val="00B653AB"/>
    <w:rsid w:val="00B65876"/>
    <w:rsid w:val="00B6605F"/>
    <w:rsid w:val="00B66736"/>
    <w:rsid w:val="00B70787"/>
    <w:rsid w:val="00B70A22"/>
    <w:rsid w:val="00B72208"/>
    <w:rsid w:val="00B726A7"/>
    <w:rsid w:val="00B72F9E"/>
    <w:rsid w:val="00B73E14"/>
    <w:rsid w:val="00B73F25"/>
    <w:rsid w:val="00B74E0C"/>
    <w:rsid w:val="00B7657B"/>
    <w:rsid w:val="00B771A4"/>
    <w:rsid w:val="00B77984"/>
    <w:rsid w:val="00B800AE"/>
    <w:rsid w:val="00B819BF"/>
    <w:rsid w:val="00B81C7D"/>
    <w:rsid w:val="00B81D89"/>
    <w:rsid w:val="00B825C2"/>
    <w:rsid w:val="00B834D2"/>
    <w:rsid w:val="00B83A2D"/>
    <w:rsid w:val="00B844AD"/>
    <w:rsid w:val="00B8464A"/>
    <w:rsid w:val="00B85061"/>
    <w:rsid w:val="00B85263"/>
    <w:rsid w:val="00B8573C"/>
    <w:rsid w:val="00B90294"/>
    <w:rsid w:val="00B90742"/>
    <w:rsid w:val="00B91108"/>
    <w:rsid w:val="00B91391"/>
    <w:rsid w:val="00B91692"/>
    <w:rsid w:val="00B91B86"/>
    <w:rsid w:val="00B928EF"/>
    <w:rsid w:val="00B93AAE"/>
    <w:rsid w:val="00B944B6"/>
    <w:rsid w:val="00B9474C"/>
    <w:rsid w:val="00B9502E"/>
    <w:rsid w:val="00B9513A"/>
    <w:rsid w:val="00B9530D"/>
    <w:rsid w:val="00B96627"/>
    <w:rsid w:val="00B96C28"/>
    <w:rsid w:val="00B97193"/>
    <w:rsid w:val="00BA0860"/>
    <w:rsid w:val="00BA21E1"/>
    <w:rsid w:val="00BA273B"/>
    <w:rsid w:val="00BA30A6"/>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10C1"/>
    <w:rsid w:val="00BD2473"/>
    <w:rsid w:val="00BD3D6E"/>
    <w:rsid w:val="00BD7150"/>
    <w:rsid w:val="00BD74A1"/>
    <w:rsid w:val="00BD7EC6"/>
    <w:rsid w:val="00BE008A"/>
    <w:rsid w:val="00BE064C"/>
    <w:rsid w:val="00BE0FD8"/>
    <w:rsid w:val="00BE1D53"/>
    <w:rsid w:val="00BE253E"/>
    <w:rsid w:val="00BE2705"/>
    <w:rsid w:val="00BE3DC5"/>
    <w:rsid w:val="00BE4170"/>
    <w:rsid w:val="00BE4386"/>
    <w:rsid w:val="00BE4608"/>
    <w:rsid w:val="00BE527D"/>
    <w:rsid w:val="00BE5BED"/>
    <w:rsid w:val="00BE610F"/>
    <w:rsid w:val="00BE633B"/>
    <w:rsid w:val="00BE724B"/>
    <w:rsid w:val="00BE7756"/>
    <w:rsid w:val="00BF05C9"/>
    <w:rsid w:val="00BF07B0"/>
    <w:rsid w:val="00BF0809"/>
    <w:rsid w:val="00BF1B49"/>
    <w:rsid w:val="00BF1FA4"/>
    <w:rsid w:val="00BF32C6"/>
    <w:rsid w:val="00C008C3"/>
    <w:rsid w:val="00C00EFE"/>
    <w:rsid w:val="00C01517"/>
    <w:rsid w:val="00C01766"/>
    <w:rsid w:val="00C018BC"/>
    <w:rsid w:val="00C01CB6"/>
    <w:rsid w:val="00C02469"/>
    <w:rsid w:val="00C025A3"/>
    <w:rsid w:val="00C03BC2"/>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6C0C"/>
    <w:rsid w:val="00C1777D"/>
    <w:rsid w:val="00C17A76"/>
    <w:rsid w:val="00C20608"/>
    <w:rsid w:val="00C20E2C"/>
    <w:rsid w:val="00C22E80"/>
    <w:rsid w:val="00C22F7C"/>
    <w:rsid w:val="00C245EA"/>
    <w:rsid w:val="00C24975"/>
    <w:rsid w:val="00C262B3"/>
    <w:rsid w:val="00C31790"/>
    <w:rsid w:val="00C31EE0"/>
    <w:rsid w:val="00C324B0"/>
    <w:rsid w:val="00C327B5"/>
    <w:rsid w:val="00C327E6"/>
    <w:rsid w:val="00C32925"/>
    <w:rsid w:val="00C32D8B"/>
    <w:rsid w:val="00C32FB1"/>
    <w:rsid w:val="00C33BE1"/>
    <w:rsid w:val="00C33DB7"/>
    <w:rsid w:val="00C34275"/>
    <w:rsid w:val="00C3532D"/>
    <w:rsid w:val="00C35376"/>
    <w:rsid w:val="00C35507"/>
    <w:rsid w:val="00C361BD"/>
    <w:rsid w:val="00C369AD"/>
    <w:rsid w:val="00C37044"/>
    <w:rsid w:val="00C40AE5"/>
    <w:rsid w:val="00C411B1"/>
    <w:rsid w:val="00C41E1E"/>
    <w:rsid w:val="00C4400E"/>
    <w:rsid w:val="00C44F1E"/>
    <w:rsid w:val="00C47CC9"/>
    <w:rsid w:val="00C5035D"/>
    <w:rsid w:val="00C50D9F"/>
    <w:rsid w:val="00C513A0"/>
    <w:rsid w:val="00C51D0B"/>
    <w:rsid w:val="00C53100"/>
    <w:rsid w:val="00C53350"/>
    <w:rsid w:val="00C54BE1"/>
    <w:rsid w:val="00C54C48"/>
    <w:rsid w:val="00C5514E"/>
    <w:rsid w:val="00C55936"/>
    <w:rsid w:val="00C55D5A"/>
    <w:rsid w:val="00C55DE9"/>
    <w:rsid w:val="00C567B1"/>
    <w:rsid w:val="00C57E9E"/>
    <w:rsid w:val="00C57F59"/>
    <w:rsid w:val="00C60CE6"/>
    <w:rsid w:val="00C61274"/>
    <w:rsid w:val="00C61464"/>
    <w:rsid w:val="00C61526"/>
    <w:rsid w:val="00C61C16"/>
    <w:rsid w:val="00C62812"/>
    <w:rsid w:val="00C629F3"/>
    <w:rsid w:val="00C630B8"/>
    <w:rsid w:val="00C63137"/>
    <w:rsid w:val="00C63A1D"/>
    <w:rsid w:val="00C63C73"/>
    <w:rsid w:val="00C6452B"/>
    <w:rsid w:val="00C674C0"/>
    <w:rsid w:val="00C700B1"/>
    <w:rsid w:val="00C70A8D"/>
    <w:rsid w:val="00C70D65"/>
    <w:rsid w:val="00C727BD"/>
    <w:rsid w:val="00C72C69"/>
    <w:rsid w:val="00C72EC7"/>
    <w:rsid w:val="00C730B0"/>
    <w:rsid w:val="00C73E0A"/>
    <w:rsid w:val="00C75B6A"/>
    <w:rsid w:val="00C76367"/>
    <w:rsid w:val="00C76DC9"/>
    <w:rsid w:val="00C80E14"/>
    <w:rsid w:val="00C810F7"/>
    <w:rsid w:val="00C81142"/>
    <w:rsid w:val="00C816D9"/>
    <w:rsid w:val="00C824F0"/>
    <w:rsid w:val="00C827DA"/>
    <w:rsid w:val="00C829E6"/>
    <w:rsid w:val="00C82AC4"/>
    <w:rsid w:val="00C84BFE"/>
    <w:rsid w:val="00C85F44"/>
    <w:rsid w:val="00C86FE6"/>
    <w:rsid w:val="00C87588"/>
    <w:rsid w:val="00C87AEE"/>
    <w:rsid w:val="00C87BBB"/>
    <w:rsid w:val="00C903BD"/>
    <w:rsid w:val="00C90EC4"/>
    <w:rsid w:val="00C9114E"/>
    <w:rsid w:val="00C91264"/>
    <w:rsid w:val="00C912C3"/>
    <w:rsid w:val="00C913D5"/>
    <w:rsid w:val="00C9188B"/>
    <w:rsid w:val="00C923B9"/>
    <w:rsid w:val="00C94D48"/>
    <w:rsid w:val="00C94E77"/>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3075"/>
    <w:rsid w:val="00CC40CD"/>
    <w:rsid w:val="00CC4139"/>
    <w:rsid w:val="00CC452F"/>
    <w:rsid w:val="00CC46B3"/>
    <w:rsid w:val="00CC542A"/>
    <w:rsid w:val="00CC74B7"/>
    <w:rsid w:val="00CD0E3B"/>
    <w:rsid w:val="00CD145E"/>
    <w:rsid w:val="00CD17BA"/>
    <w:rsid w:val="00CD1E1B"/>
    <w:rsid w:val="00CD20B3"/>
    <w:rsid w:val="00CD2A98"/>
    <w:rsid w:val="00CD2C54"/>
    <w:rsid w:val="00CD53CB"/>
    <w:rsid w:val="00CD62B1"/>
    <w:rsid w:val="00CD6A44"/>
    <w:rsid w:val="00CD7979"/>
    <w:rsid w:val="00CE035D"/>
    <w:rsid w:val="00CE108D"/>
    <w:rsid w:val="00CE36B5"/>
    <w:rsid w:val="00CE3C4A"/>
    <w:rsid w:val="00CE48C3"/>
    <w:rsid w:val="00CE4BAC"/>
    <w:rsid w:val="00CE7656"/>
    <w:rsid w:val="00CE7662"/>
    <w:rsid w:val="00CF00A4"/>
    <w:rsid w:val="00CF00B8"/>
    <w:rsid w:val="00CF013A"/>
    <w:rsid w:val="00CF198F"/>
    <w:rsid w:val="00CF22EB"/>
    <w:rsid w:val="00CF2B73"/>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DD3"/>
    <w:rsid w:val="00D23055"/>
    <w:rsid w:val="00D24FEA"/>
    <w:rsid w:val="00D255BF"/>
    <w:rsid w:val="00D2715D"/>
    <w:rsid w:val="00D27A84"/>
    <w:rsid w:val="00D308A7"/>
    <w:rsid w:val="00D363DA"/>
    <w:rsid w:val="00D371A5"/>
    <w:rsid w:val="00D37650"/>
    <w:rsid w:val="00D3774E"/>
    <w:rsid w:val="00D37DC4"/>
    <w:rsid w:val="00D37FDF"/>
    <w:rsid w:val="00D41658"/>
    <w:rsid w:val="00D419C6"/>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74E4"/>
    <w:rsid w:val="00D57B3E"/>
    <w:rsid w:val="00D57EBF"/>
    <w:rsid w:val="00D61212"/>
    <w:rsid w:val="00D6318C"/>
    <w:rsid w:val="00D63973"/>
    <w:rsid w:val="00D6573D"/>
    <w:rsid w:val="00D66816"/>
    <w:rsid w:val="00D6722E"/>
    <w:rsid w:val="00D67724"/>
    <w:rsid w:val="00D67DAE"/>
    <w:rsid w:val="00D7086C"/>
    <w:rsid w:val="00D7102E"/>
    <w:rsid w:val="00D73237"/>
    <w:rsid w:val="00D7461E"/>
    <w:rsid w:val="00D7524E"/>
    <w:rsid w:val="00D752BF"/>
    <w:rsid w:val="00D757F9"/>
    <w:rsid w:val="00D75BAF"/>
    <w:rsid w:val="00D761F8"/>
    <w:rsid w:val="00D7647D"/>
    <w:rsid w:val="00D76B05"/>
    <w:rsid w:val="00D77E47"/>
    <w:rsid w:val="00D81E89"/>
    <w:rsid w:val="00D82927"/>
    <w:rsid w:val="00D82985"/>
    <w:rsid w:val="00D82D15"/>
    <w:rsid w:val="00D83644"/>
    <w:rsid w:val="00D83716"/>
    <w:rsid w:val="00D83C43"/>
    <w:rsid w:val="00D8527D"/>
    <w:rsid w:val="00D85337"/>
    <w:rsid w:val="00D856B4"/>
    <w:rsid w:val="00D856B5"/>
    <w:rsid w:val="00D85BE1"/>
    <w:rsid w:val="00D86606"/>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C19"/>
    <w:rsid w:val="00DA5DEE"/>
    <w:rsid w:val="00DA6330"/>
    <w:rsid w:val="00DA6CFC"/>
    <w:rsid w:val="00DA7004"/>
    <w:rsid w:val="00DA702C"/>
    <w:rsid w:val="00DA72DC"/>
    <w:rsid w:val="00DB0301"/>
    <w:rsid w:val="00DB0314"/>
    <w:rsid w:val="00DB2243"/>
    <w:rsid w:val="00DB318B"/>
    <w:rsid w:val="00DB3AE7"/>
    <w:rsid w:val="00DB4BCA"/>
    <w:rsid w:val="00DB5501"/>
    <w:rsid w:val="00DB630A"/>
    <w:rsid w:val="00DB7CFB"/>
    <w:rsid w:val="00DC0DC8"/>
    <w:rsid w:val="00DC1B67"/>
    <w:rsid w:val="00DC1D16"/>
    <w:rsid w:val="00DC2D23"/>
    <w:rsid w:val="00DC3659"/>
    <w:rsid w:val="00DC4C81"/>
    <w:rsid w:val="00DC66A3"/>
    <w:rsid w:val="00DC6FC7"/>
    <w:rsid w:val="00DD2BAC"/>
    <w:rsid w:val="00DD3507"/>
    <w:rsid w:val="00DD3F07"/>
    <w:rsid w:val="00DD5691"/>
    <w:rsid w:val="00DD5725"/>
    <w:rsid w:val="00DD5B64"/>
    <w:rsid w:val="00DD5DD4"/>
    <w:rsid w:val="00DD6F58"/>
    <w:rsid w:val="00DD7789"/>
    <w:rsid w:val="00DD7F31"/>
    <w:rsid w:val="00DE01EC"/>
    <w:rsid w:val="00DE0495"/>
    <w:rsid w:val="00DE1126"/>
    <w:rsid w:val="00DE312A"/>
    <w:rsid w:val="00DE49ED"/>
    <w:rsid w:val="00DE5AA9"/>
    <w:rsid w:val="00DE6838"/>
    <w:rsid w:val="00DE6D23"/>
    <w:rsid w:val="00DE7386"/>
    <w:rsid w:val="00DF0D2D"/>
    <w:rsid w:val="00DF1642"/>
    <w:rsid w:val="00DF16C3"/>
    <w:rsid w:val="00DF38A0"/>
    <w:rsid w:val="00DF3B14"/>
    <w:rsid w:val="00DF43E9"/>
    <w:rsid w:val="00DF4BFE"/>
    <w:rsid w:val="00DF5C1A"/>
    <w:rsid w:val="00DF62EF"/>
    <w:rsid w:val="00DF642E"/>
    <w:rsid w:val="00DF68BD"/>
    <w:rsid w:val="00DF7CD8"/>
    <w:rsid w:val="00E00FB3"/>
    <w:rsid w:val="00E017F1"/>
    <w:rsid w:val="00E01F92"/>
    <w:rsid w:val="00E01F95"/>
    <w:rsid w:val="00E02938"/>
    <w:rsid w:val="00E02B3E"/>
    <w:rsid w:val="00E0365D"/>
    <w:rsid w:val="00E05DDC"/>
    <w:rsid w:val="00E07F5A"/>
    <w:rsid w:val="00E10BA6"/>
    <w:rsid w:val="00E11528"/>
    <w:rsid w:val="00E11C2D"/>
    <w:rsid w:val="00E11D16"/>
    <w:rsid w:val="00E12A6A"/>
    <w:rsid w:val="00E13615"/>
    <w:rsid w:val="00E13EC4"/>
    <w:rsid w:val="00E160B8"/>
    <w:rsid w:val="00E169C5"/>
    <w:rsid w:val="00E16AC0"/>
    <w:rsid w:val="00E1751B"/>
    <w:rsid w:val="00E215BF"/>
    <w:rsid w:val="00E21708"/>
    <w:rsid w:val="00E21D01"/>
    <w:rsid w:val="00E23E84"/>
    <w:rsid w:val="00E24857"/>
    <w:rsid w:val="00E252BB"/>
    <w:rsid w:val="00E2606F"/>
    <w:rsid w:val="00E26B33"/>
    <w:rsid w:val="00E26CCA"/>
    <w:rsid w:val="00E26CCE"/>
    <w:rsid w:val="00E27D6F"/>
    <w:rsid w:val="00E306DC"/>
    <w:rsid w:val="00E311FE"/>
    <w:rsid w:val="00E314A1"/>
    <w:rsid w:val="00E31688"/>
    <w:rsid w:val="00E32212"/>
    <w:rsid w:val="00E340CB"/>
    <w:rsid w:val="00E34B09"/>
    <w:rsid w:val="00E36062"/>
    <w:rsid w:val="00E375D9"/>
    <w:rsid w:val="00E37ECB"/>
    <w:rsid w:val="00E4046B"/>
    <w:rsid w:val="00E40A2D"/>
    <w:rsid w:val="00E415D3"/>
    <w:rsid w:val="00E42481"/>
    <w:rsid w:val="00E43615"/>
    <w:rsid w:val="00E4434F"/>
    <w:rsid w:val="00E44BD7"/>
    <w:rsid w:val="00E456F2"/>
    <w:rsid w:val="00E4733F"/>
    <w:rsid w:val="00E510BA"/>
    <w:rsid w:val="00E5277C"/>
    <w:rsid w:val="00E531A5"/>
    <w:rsid w:val="00E5512E"/>
    <w:rsid w:val="00E558A2"/>
    <w:rsid w:val="00E56F60"/>
    <w:rsid w:val="00E625EE"/>
    <w:rsid w:val="00E641B1"/>
    <w:rsid w:val="00E64A2D"/>
    <w:rsid w:val="00E6554E"/>
    <w:rsid w:val="00E65745"/>
    <w:rsid w:val="00E7045A"/>
    <w:rsid w:val="00E71706"/>
    <w:rsid w:val="00E71EDD"/>
    <w:rsid w:val="00E73780"/>
    <w:rsid w:val="00E73C6D"/>
    <w:rsid w:val="00E75386"/>
    <w:rsid w:val="00E75EBB"/>
    <w:rsid w:val="00E76C9C"/>
    <w:rsid w:val="00E77B6A"/>
    <w:rsid w:val="00E80982"/>
    <w:rsid w:val="00E816C6"/>
    <w:rsid w:val="00E83296"/>
    <w:rsid w:val="00E84190"/>
    <w:rsid w:val="00E841ED"/>
    <w:rsid w:val="00E85ED3"/>
    <w:rsid w:val="00E864E2"/>
    <w:rsid w:val="00E86BFB"/>
    <w:rsid w:val="00E86F65"/>
    <w:rsid w:val="00E87B62"/>
    <w:rsid w:val="00E87FDE"/>
    <w:rsid w:val="00E9047E"/>
    <w:rsid w:val="00E9083B"/>
    <w:rsid w:val="00E92A04"/>
    <w:rsid w:val="00E93255"/>
    <w:rsid w:val="00E949E6"/>
    <w:rsid w:val="00E94DA5"/>
    <w:rsid w:val="00E95972"/>
    <w:rsid w:val="00E9629F"/>
    <w:rsid w:val="00E966CC"/>
    <w:rsid w:val="00E96C7C"/>
    <w:rsid w:val="00E96E77"/>
    <w:rsid w:val="00EA053C"/>
    <w:rsid w:val="00EA1853"/>
    <w:rsid w:val="00EA23A6"/>
    <w:rsid w:val="00EA267D"/>
    <w:rsid w:val="00EA2938"/>
    <w:rsid w:val="00EA3719"/>
    <w:rsid w:val="00EA3DB7"/>
    <w:rsid w:val="00EA3EB7"/>
    <w:rsid w:val="00EA4103"/>
    <w:rsid w:val="00EA4670"/>
    <w:rsid w:val="00EA49B5"/>
    <w:rsid w:val="00EA4EA8"/>
    <w:rsid w:val="00EA50F4"/>
    <w:rsid w:val="00EA5216"/>
    <w:rsid w:val="00EA6589"/>
    <w:rsid w:val="00EA7826"/>
    <w:rsid w:val="00EA7894"/>
    <w:rsid w:val="00EA7FED"/>
    <w:rsid w:val="00EB134F"/>
    <w:rsid w:val="00EB2596"/>
    <w:rsid w:val="00EB2F2B"/>
    <w:rsid w:val="00EB30BB"/>
    <w:rsid w:val="00EB474F"/>
    <w:rsid w:val="00EB69EE"/>
    <w:rsid w:val="00EB70CF"/>
    <w:rsid w:val="00EB7876"/>
    <w:rsid w:val="00EB7C0E"/>
    <w:rsid w:val="00EC026D"/>
    <w:rsid w:val="00EC030D"/>
    <w:rsid w:val="00EC095A"/>
    <w:rsid w:val="00EC47E1"/>
    <w:rsid w:val="00EC5E08"/>
    <w:rsid w:val="00EC667C"/>
    <w:rsid w:val="00EC7CA4"/>
    <w:rsid w:val="00ED01BE"/>
    <w:rsid w:val="00ED0ACB"/>
    <w:rsid w:val="00ED1716"/>
    <w:rsid w:val="00ED7344"/>
    <w:rsid w:val="00ED7701"/>
    <w:rsid w:val="00EE04BB"/>
    <w:rsid w:val="00EE1CA6"/>
    <w:rsid w:val="00EE3209"/>
    <w:rsid w:val="00EE4BB3"/>
    <w:rsid w:val="00EE4CB4"/>
    <w:rsid w:val="00EE67BE"/>
    <w:rsid w:val="00EE7919"/>
    <w:rsid w:val="00EE7D14"/>
    <w:rsid w:val="00EE7D25"/>
    <w:rsid w:val="00EE7E6A"/>
    <w:rsid w:val="00EF0417"/>
    <w:rsid w:val="00EF3CBF"/>
    <w:rsid w:val="00EF476E"/>
    <w:rsid w:val="00EF49BF"/>
    <w:rsid w:val="00EF57F9"/>
    <w:rsid w:val="00EF5BA6"/>
    <w:rsid w:val="00EF73A0"/>
    <w:rsid w:val="00F0050C"/>
    <w:rsid w:val="00F008CA"/>
    <w:rsid w:val="00F0227D"/>
    <w:rsid w:val="00F022FF"/>
    <w:rsid w:val="00F02626"/>
    <w:rsid w:val="00F02A55"/>
    <w:rsid w:val="00F03C70"/>
    <w:rsid w:val="00F046CB"/>
    <w:rsid w:val="00F04CD6"/>
    <w:rsid w:val="00F05C88"/>
    <w:rsid w:val="00F05D4C"/>
    <w:rsid w:val="00F05EAF"/>
    <w:rsid w:val="00F10E38"/>
    <w:rsid w:val="00F11092"/>
    <w:rsid w:val="00F11CC1"/>
    <w:rsid w:val="00F1212B"/>
    <w:rsid w:val="00F1277F"/>
    <w:rsid w:val="00F14843"/>
    <w:rsid w:val="00F20D46"/>
    <w:rsid w:val="00F210CB"/>
    <w:rsid w:val="00F21151"/>
    <w:rsid w:val="00F24B8D"/>
    <w:rsid w:val="00F24D80"/>
    <w:rsid w:val="00F25BB5"/>
    <w:rsid w:val="00F27874"/>
    <w:rsid w:val="00F2792F"/>
    <w:rsid w:val="00F27FB0"/>
    <w:rsid w:val="00F30977"/>
    <w:rsid w:val="00F30E0F"/>
    <w:rsid w:val="00F30EA1"/>
    <w:rsid w:val="00F30FCE"/>
    <w:rsid w:val="00F312BD"/>
    <w:rsid w:val="00F318A2"/>
    <w:rsid w:val="00F3268B"/>
    <w:rsid w:val="00F333E9"/>
    <w:rsid w:val="00F3350E"/>
    <w:rsid w:val="00F37FF7"/>
    <w:rsid w:val="00F4023C"/>
    <w:rsid w:val="00F40991"/>
    <w:rsid w:val="00F41470"/>
    <w:rsid w:val="00F41D16"/>
    <w:rsid w:val="00F434DD"/>
    <w:rsid w:val="00F4368C"/>
    <w:rsid w:val="00F43E77"/>
    <w:rsid w:val="00F43F7B"/>
    <w:rsid w:val="00F4418A"/>
    <w:rsid w:val="00F442BB"/>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3EEF"/>
    <w:rsid w:val="00F64A50"/>
    <w:rsid w:val="00F70427"/>
    <w:rsid w:val="00F70978"/>
    <w:rsid w:val="00F70DCB"/>
    <w:rsid w:val="00F7101D"/>
    <w:rsid w:val="00F715DB"/>
    <w:rsid w:val="00F71820"/>
    <w:rsid w:val="00F72327"/>
    <w:rsid w:val="00F72EFC"/>
    <w:rsid w:val="00F73976"/>
    <w:rsid w:val="00F7473C"/>
    <w:rsid w:val="00F754EA"/>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4E09"/>
    <w:rsid w:val="00F9531B"/>
    <w:rsid w:val="00F9711E"/>
    <w:rsid w:val="00F97D55"/>
    <w:rsid w:val="00FA0AC9"/>
    <w:rsid w:val="00FA38E3"/>
    <w:rsid w:val="00FA442C"/>
    <w:rsid w:val="00FA5009"/>
    <w:rsid w:val="00FA5BE8"/>
    <w:rsid w:val="00FA6060"/>
    <w:rsid w:val="00FA62A2"/>
    <w:rsid w:val="00FA643E"/>
    <w:rsid w:val="00FA7238"/>
    <w:rsid w:val="00FA74B5"/>
    <w:rsid w:val="00FA77E6"/>
    <w:rsid w:val="00FA7D29"/>
    <w:rsid w:val="00FA7FFC"/>
    <w:rsid w:val="00FB0FD5"/>
    <w:rsid w:val="00FB38A4"/>
    <w:rsid w:val="00FB408A"/>
    <w:rsid w:val="00FB43C6"/>
    <w:rsid w:val="00FB460E"/>
    <w:rsid w:val="00FB5406"/>
    <w:rsid w:val="00FB58EC"/>
    <w:rsid w:val="00FB5F2D"/>
    <w:rsid w:val="00FB69E8"/>
    <w:rsid w:val="00FB7EA7"/>
    <w:rsid w:val="00FC22C4"/>
    <w:rsid w:val="00FC2B10"/>
    <w:rsid w:val="00FC3AAE"/>
    <w:rsid w:val="00FC4AFC"/>
    <w:rsid w:val="00FC4C05"/>
    <w:rsid w:val="00FC5403"/>
    <w:rsid w:val="00FC6247"/>
    <w:rsid w:val="00FC6773"/>
    <w:rsid w:val="00FC69A5"/>
    <w:rsid w:val="00FC7172"/>
    <w:rsid w:val="00FD0F61"/>
    <w:rsid w:val="00FD1791"/>
    <w:rsid w:val="00FD1E6C"/>
    <w:rsid w:val="00FD4723"/>
    <w:rsid w:val="00FD4C64"/>
    <w:rsid w:val="00FD53DD"/>
    <w:rsid w:val="00FD5F2C"/>
    <w:rsid w:val="00FD65D9"/>
    <w:rsid w:val="00FD722C"/>
    <w:rsid w:val="00FE198D"/>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5F95"/>
    <w:rsid w:val="00FF60F2"/>
    <w:rsid w:val="00FF6C55"/>
    <w:rsid w:val="00FF718A"/>
    <w:rsid w:val="016477C4"/>
    <w:rsid w:val="02B11BE3"/>
    <w:rsid w:val="035666DD"/>
    <w:rsid w:val="040D3CD1"/>
    <w:rsid w:val="041D6BF7"/>
    <w:rsid w:val="0470197F"/>
    <w:rsid w:val="048A6567"/>
    <w:rsid w:val="055452A8"/>
    <w:rsid w:val="056A2BE8"/>
    <w:rsid w:val="05DE51D6"/>
    <w:rsid w:val="0606740A"/>
    <w:rsid w:val="06817541"/>
    <w:rsid w:val="06CC0D33"/>
    <w:rsid w:val="07444946"/>
    <w:rsid w:val="07CA74DD"/>
    <w:rsid w:val="08052975"/>
    <w:rsid w:val="081648C0"/>
    <w:rsid w:val="087D75AB"/>
    <w:rsid w:val="08AC1EC9"/>
    <w:rsid w:val="08FC7201"/>
    <w:rsid w:val="094037DE"/>
    <w:rsid w:val="09E13A29"/>
    <w:rsid w:val="0A1C154A"/>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70CAF"/>
    <w:rsid w:val="1750207D"/>
    <w:rsid w:val="1757555F"/>
    <w:rsid w:val="17903171"/>
    <w:rsid w:val="179542ED"/>
    <w:rsid w:val="17F0203F"/>
    <w:rsid w:val="182108A2"/>
    <w:rsid w:val="18581B31"/>
    <w:rsid w:val="19EB25AB"/>
    <w:rsid w:val="19F513DA"/>
    <w:rsid w:val="1A07640D"/>
    <w:rsid w:val="1A181138"/>
    <w:rsid w:val="1A2A58BE"/>
    <w:rsid w:val="1AC035F9"/>
    <w:rsid w:val="1AE7106B"/>
    <w:rsid w:val="1AF43F43"/>
    <w:rsid w:val="1B370087"/>
    <w:rsid w:val="1B861036"/>
    <w:rsid w:val="1BAB04B6"/>
    <w:rsid w:val="1CAF159E"/>
    <w:rsid w:val="1CD9127D"/>
    <w:rsid w:val="1D9A0C4E"/>
    <w:rsid w:val="1D9E3F25"/>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4111DCB"/>
    <w:rsid w:val="253937C5"/>
    <w:rsid w:val="25431311"/>
    <w:rsid w:val="25B03121"/>
    <w:rsid w:val="25F62F56"/>
    <w:rsid w:val="263410E3"/>
    <w:rsid w:val="263E53AA"/>
    <w:rsid w:val="26A72B51"/>
    <w:rsid w:val="26B67CF7"/>
    <w:rsid w:val="26FE73DD"/>
    <w:rsid w:val="270152BB"/>
    <w:rsid w:val="272374FF"/>
    <w:rsid w:val="27425B67"/>
    <w:rsid w:val="277721C2"/>
    <w:rsid w:val="28DA71E6"/>
    <w:rsid w:val="2A13642F"/>
    <w:rsid w:val="2A744595"/>
    <w:rsid w:val="2A901C69"/>
    <w:rsid w:val="2ACF6BB5"/>
    <w:rsid w:val="2B2F6954"/>
    <w:rsid w:val="2BBD19E0"/>
    <w:rsid w:val="2C4823A1"/>
    <w:rsid w:val="2CB53DD2"/>
    <w:rsid w:val="2CF66324"/>
    <w:rsid w:val="2D97347C"/>
    <w:rsid w:val="2DB2590A"/>
    <w:rsid w:val="2E0B4E54"/>
    <w:rsid w:val="2EDF3F28"/>
    <w:rsid w:val="2EFE0843"/>
    <w:rsid w:val="2F14533C"/>
    <w:rsid w:val="2F174100"/>
    <w:rsid w:val="2F325E70"/>
    <w:rsid w:val="2F457DEC"/>
    <w:rsid w:val="2F4A5E15"/>
    <w:rsid w:val="2F8239B3"/>
    <w:rsid w:val="2FB23961"/>
    <w:rsid w:val="304D0CFB"/>
    <w:rsid w:val="30CD7111"/>
    <w:rsid w:val="30EA4791"/>
    <w:rsid w:val="31300D4C"/>
    <w:rsid w:val="31787496"/>
    <w:rsid w:val="31A24D7A"/>
    <w:rsid w:val="31EC5E68"/>
    <w:rsid w:val="32784FE3"/>
    <w:rsid w:val="32BE43C7"/>
    <w:rsid w:val="32CA4D37"/>
    <w:rsid w:val="33180080"/>
    <w:rsid w:val="33246C2C"/>
    <w:rsid w:val="3341110E"/>
    <w:rsid w:val="334D5B69"/>
    <w:rsid w:val="33D2220C"/>
    <w:rsid w:val="33D43962"/>
    <w:rsid w:val="34973C04"/>
    <w:rsid w:val="349E4895"/>
    <w:rsid w:val="34EF7CB0"/>
    <w:rsid w:val="3553389D"/>
    <w:rsid w:val="35650751"/>
    <w:rsid w:val="363E4CDF"/>
    <w:rsid w:val="36410E29"/>
    <w:rsid w:val="36F201C6"/>
    <w:rsid w:val="371504F7"/>
    <w:rsid w:val="37580697"/>
    <w:rsid w:val="378900F2"/>
    <w:rsid w:val="380757BF"/>
    <w:rsid w:val="381170A1"/>
    <w:rsid w:val="389D5EF2"/>
    <w:rsid w:val="38AB032A"/>
    <w:rsid w:val="38C67E14"/>
    <w:rsid w:val="39976A8E"/>
    <w:rsid w:val="39DA376A"/>
    <w:rsid w:val="39E55257"/>
    <w:rsid w:val="39EC5F51"/>
    <w:rsid w:val="39F41D44"/>
    <w:rsid w:val="3A1C3482"/>
    <w:rsid w:val="3AE76769"/>
    <w:rsid w:val="3B223A61"/>
    <w:rsid w:val="3B4C739E"/>
    <w:rsid w:val="3BAD182D"/>
    <w:rsid w:val="3C2F73ED"/>
    <w:rsid w:val="3C765D96"/>
    <w:rsid w:val="3CFB1D9B"/>
    <w:rsid w:val="3D034B8F"/>
    <w:rsid w:val="3D164A43"/>
    <w:rsid w:val="3D6962F5"/>
    <w:rsid w:val="3D79630A"/>
    <w:rsid w:val="3DA14871"/>
    <w:rsid w:val="3DDB1654"/>
    <w:rsid w:val="3EDA338C"/>
    <w:rsid w:val="3EEA2F4D"/>
    <w:rsid w:val="3EF426BD"/>
    <w:rsid w:val="3EF50FEA"/>
    <w:rsid w:val="3F060E94"/>
    <w:rsid w:val="3FCC3901"/>
    <w:rsid w:val="40BC1B1C"/>
    <w:rsid w:val="41DB6FA8"/>
    <w:rsid w:val="41DF1617"/>
    <w:rsid w:val="41F41440"/>
    <w:rsid w:val="421C4CDC"/>
    <w:rsid w:val="423202A0"/>
    <w:rsid w:val="42BA535A"/>
    <w:rsid w:val="44400085"/>
    <w:rsid w:val="44914702"/>
    <w:rsid w:val="44EC25EE"/>
    <w:rsid w:val="45055A2E"/>
    <w:rsid w:val="45065477"/>
    <w:rsid w:val="45281CD1"/>
    <w:rsid w:val="45C86518"/>
    <w:rsid w:val="46046A67"/>
    <w:rsid w:val="46812BBC"/>
    <w:rsid w:val="46A66E24"/>
    <w:rsid w:val="46C72DF9"/>
    <w:rsid w:val="46DD67FE"/>
    <w:rsid w:val="47136E18"/>
    <w:rsid w:val="473A3DFB"/>
    <w:rsid w:val="473B4D12"/>
    <w:rsid w:val="481C11CF"/>
    <w:rsid w:val="483F52DB"/>
    <w:rsid w:val="491E6BB4"/>
    <w:rsid w:val="4AC44CAA"/>
    <w:rsid w:val="4B7A704D"/>
    <w:rsid w:val="4BA76E0C"/>
    <w:rsid w:val="4BEA0604"/>
    <w:rsid w:val="4C0102EF"/>
    <w:rsid w:val="4C223105"/>
    <w:rsid w:val="4C265C9C"/>
    <w:rsid w:val="4C562256"/>
    <w:rsid w:val="4C860D5F"/>
    <w:rsid w:val="4CBB5980"/>
    <w:rsid w:val="4D756A98"/>
    <w:rsid w:val="4D8A52A4"/>
    <w:rsid w:val="4E270217"/>
    <w:rsid w:val="4E935A98"/>
    <w:rsid w:val="4F125D95"/>
    <w:rsid w:val="4FDF1295"/>
    <w:rsid w:val="5080513B"/>
    <w:rsid w:val="50CE2C88"/>
    <w:rsid w:val="50F254F7"/>
    <w:rsid w:val="514031F0"/>
    <w:rsid w:val="51FB774B"/>
    <w:rsid w:val="52051E40"/>
    <w:rsid w:val="522F0029"/>
    <w:rsid w:val="523E0B20"/>
    <w:rsid w:val="528F4DAF"/>
    <w:rsid w:val="547639BD"/>
    <w:rsid w:val="54D3651C"/>
    <w:rsid w:val="54E47F0F"/>
    <w:rsid w:val="55281617"/>
    <w:rsid w:val="55BF5D1D"/>
    <w:rsid w:val="56F22740"/>
    <w:rsid w:val="570912EF"/>
    <w:rsid w:val="57091F53"/>
    <w:rsid w:val="57F40A7F"/>
    <w:rsid w:val="58542AE6"/>
    <w:rsid w:val="590D0B99"/>
    <w:rsid w:val="59F55366"/>
    <w:rsid w:val="5A3F6BC5"/>
    <w:rsid w:val="5A9D1773"/>
    <w:rsid w:val="5AC35D51"/>
    <w:rsid w:val="5B0D3876"/>
    <w:rsid w:val="5B5F1270"/>
    <w:rsid w:val="5BC840C2"/>
    <w:rsid w:val="5C39151F"/>
    <w:rsid w:val="5C480F94"/>
    <w:rsid w:val="5C55365F"/>
    <w:rsid w:val="5DC90A57"/>
    <w:rsid w:val="5DD64FD5"/>
    <w:rsid w:val="5E15285B"/>
    <w:rsid w:val="5F624D59"/>
    <w:rsid w:val="5F655405"/>
    <w:rsid w:val="5F81324F"/>
    <w:rsid w:val="5FD765E8"/>
    <w:rsid w:val="60CD6D90"/>
    <w:rsid w:val="614D43CE"/>
    <w:rsid w:val="61577669"/>
    <w:rsid w:val="62017985"/>
    <w:rsid w:val="6251701C"/>
    <w:rsid w:val="633E218A"/>
    <w:rsid w:val="63C460AD"/>
    <w:rsid w:val="63D41415"/>
    <w:rsid w:val="64ED3B11"/>
    <w:rsid w:val="65B24005"/>
    <w:rsid w:val="66687E55"/>
    <w:rsid w:val="66FB746C"/>
    <w:rsid w:val="674213BC"/>
    <w:rsid w:val="67B4194C"/>
    <w:rsid w:val="67D51FFA"/>
    <w:rsid w:val="67D52E4A"/>
    <w:rsid w:val="69E35246"/>
    <w:rsid w:val="6AF7250E"/>
    <w:rsid w:val="6B1E0900"/>
    <w:rsid w:val="6BAF5E3F"/>
    <w:rsid w:val="6BD81504"/>
    <w:rsid w:val="6C535A92"/>
    <w:rsid w:val="6C780B79"/>
    <w:rsid w:val="6D2414E2"/>
    <w:rsid w:val="6D46692A"/>
    <w:rsid w:val="6D9E104B"/>
    <w:rsid w:val="6DBC22AB"/>
    <w:rsid w:val="6E7A7354"/>
    <w:rsid w:val="6EF43DEC"/>
    <w:rsid w:val="6F4A4AD6"/>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6996EF5"/>
    <w:rsid w:val="77DC7828"/>
    <w:rsid w:val="78233C52"/>
    <w:rsid w:val="78806367"/>
    <w:rsid w:val="788D284C"/>
    <w:rsid w:val="796D7968"/>
    <w:rsid w:val="7A5864AB"/>
    <w:rsid w:val="7A921ACB"/>
    <w:rsid w:val="7AAD1814"/>
    <w:rsid w:val="7B031AF0"/>
    <w:rsid w:val="7B0671C7"/>
    <w:rsid w:val="7B6F3989"/>
    <w:rsid w:val="7B8101B5"/>
    <w:rsid w:val="7C2B62D8"/>
    <w:rsid w:val="7C827B09"/>
    <w:rsid w:val="7CAC3322"/>
    <w:rsid w:val="7CD43A1D"/>
    <w:rsid w:val="7D0A0575"/>
    <w:rsid w:val="7D355559"/>
    <w:rsid w:val="7DC11962"/>
    <w:rsid w:val="7DED1DBA"/>
    <w:rsid w:val="7E0C2953"/>
    <w:rsid w:val="7EE5432B"/>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qFormat/>
    <w:uiPriority w:val="0"/>
    <w:pPr>
      <w:keepNext/>
      <w:keepLines/>
      <w:spacing w:before="120" w:after="240"/>
      <w:outlineLvl w:val="0"/>
    </w:pPr>
    <w:rPr>
      <w:b/>
      <w:kern w:val="0"/>
    </w:rPr>
  </w:style>
  <w:style w:type="paragraph" w:styleId="4">
    <w:name w:val="heading 2"/>
    <w:basedOn w:val="1"/>
    <w:next w:val="1"/>
    <w:link w:val="44"/>
    <w:qFormat/>
    <w:uiPriority w:val="0"/>
    <w:pPr>
      <w:keepNext/>
      <w:autoSpaceDE w:val="0"/>
      <w:autoSpaceDN w:val="0"/>
      <w:adjustRightInd w:val="0"/>
      <w:snapToGrid w:val="0"/>
      <w:spacing w:before="120" w:after="120"/>
      <w:textAlignment w:val="bottom"/>
      <w:outlineLvl w:val="1"/>
    </w:pPr>
    <w:rPr>
      <w:b/>
      <w:sz w:val="28"/>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1"/>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2"/>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uiPriority w:val="1"/>
  </w:style>
  <w:style w:type="table" w:default="1" w:styleId="36">
    <w:name w:val="Normal Table"/>
    <w:semiHidden/>
    <w:unhideWhenUsed/>
    <w:uiPriority w:val="99"/>
    <w:tblPr>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字符"/>
    <w:basedOn w:val="38"/>
    <w:link w:val="4"/>
    <w:qFormat/>
    <w:uiPriority w:val="0"/>
    <w:rPr>
      <w:rFonts w:ascii="仿宋" w:hAnsi="仿宋" w:eastAsia="仿宋" w:cs="仿宋"/>
      <w:b/>
      <w:kern w:val="2"/>
      <w:sz w:val="28"/>
      <w:szCs w:val="30"/>
    </w:rPr>
  </w:style>
  <w:style w:type="character" w:customStyle="1" w:styleId="45">
    <w:name w:val="标题 3 字符"/>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3"/>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1"/>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1"/>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4"/>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5"/>
      </w:numPr>
      <w:tabs>
        <w:tab w:val="clear" w:pos="1657"/>
      </w:tabs>
      <w:ind w:left="397" w:firstLine="200"/>
    </w:pPr>
  </w:style>
  <w:style w:type="paragraph" w:customStyle="1" w:styleId="64">
    <w:name w:val="Numbered Item List"/>
    <w:basedOn w:val="57"/>
    <w:qFormat/>
    <w:uiPriority w:val="0"/>
    <w:pPr>
      <w:numPr>
        <w:numId w:val="6"/>
      </w:numPr>
      <w:tabs>
        <w:tab w:val="left" w:pos="845"/>
      </w:tabs>
    </w:pPr>
    <w:rPr>
      <w:rFonts w:eastAsia="Arial"/>
    </w:rPr>
  </w:style>
  <w:style w:type="paragraph" w:customStyle="1" w:styleId="65">
    <w:name w:val="sub item list"/>
    <w:basedOn w:val="3"/>
    <w:next w:val="3"/>
    <w:qFormat/>
    <w:uiPriority w:val="0"/>
    <w:pPr>
      <w:numPr>
        <w:ilvl w:val="0"/>
        <w:numId w:val="7"/>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字符"/>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字符"/>
    <w:link w:val="24"/>
    <w:qFormat/>
    <w:locked/>
    <w:uiPriority w:val="99"/>
    <w:rPr>
      <w:rFonts w:ascii="Arial" w:hAnsi="Arial"/>
      <w:sz w:val="18"/>
    </w:rPr>
  </w:style>
  <w:style w:type="character" w:customStyle="1" w:styleId="70">
    <w:name w:val="页脚 字符"/>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CellMar>
        <w:top w:w="0" w:type="dxa"/>
        <w:left w:w="108" w:type="dxa"/>
        <w:bottom w:w="0" w:type="dxa"/>
        <w:right w:w="108" w:type="dxa"/>
      </w:tblCellMar>
    </w:tblPr>
  </w:style>
  <w:style w:type="character" w:customStyle="1" w:styleId="73">
    <w:name w:val="批注框文本 字符"/>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字符"/>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字符"/>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CellMar>
        <w:top w:w="0" w:type="dxa"/>
        <w:left w:w="0" w:type="dxa"/>
        <w:bottom w:w="0" w:type="dxa"/>
        <w:right w:w="0" w:type="dxa"/>
      </w:tblCellMar>
    </w:tblPr>
  </w:style>
  <w:style w:type="character" w:customStyle="1" w:styleId="79">
    <w:name w:val="日期 字符"/>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字符"/>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修订1"/>
    <w:hidden/>
    <w:semiHidden/>
    <w:qFormat/>
    <w:uiPriority w:val="99"/>
    <w:rPr>
      <w:rFonts w:ascii="仿宋" w:hAnsi="仿宋" w:eastAsia="仿宋" w:cs="仿宋"/>
      <w:kern w:val="2"/>
      <w:sz w:val="30"/>
      <w:szCs w:val="30"/>
      <w:lang w:val="en-US" w:eastAsia="zh-CN" w:bidi="ar-SA"/>
    </w:rPr>
  </w:style>
  <w:style w:type="character" w:customStyle="1" w:styleId="99">
    <w:name w:val="未处理的提及1"/>
    <w:basedOn w:val="38"/>
    <w:semiHidden/>
    <w:unhideWhenUsed/>
    <w:qFormat/>
    <w:uiPriority w:val="99"/>
    <w:rPr>
      <w:color w:val="808080"/>
      <w:shd w:val="clear" w:color="auto" w:fill="E6E6E6"/>
    </w:rPr>
  </w:style>
  <w:style w:type="character" w:customStyle="1" w:styleId="100">
    <w:name w:val="fontstyle01"/>
    <w:basedOn w:val="38"/>
    <w:qFormat/>
    <w:uiPriority w:val="0"/>
    <w:rPr>
      <w:rFonts w:hint="default" w:ascii="TimesNewRomanPSMT" w:hAnsi="TimesNewRomanPSMT"/>
      <w:color w:val="000000"/>
      <w:sz w:val="22"/>
      <w:szCs w:val="22"/>
    </w:rPr>
  </w:style>
  <w:style w:type="paragraph" w:styleId="101">
    <w:name w:val="List Paragraph"/>
    <w:basedOn w:val="1"/>
    <w:qFormat/>
    <w:uiPriority w:val="34"/>
    <w:pPr>
      <w:ind w:firstLine="420" w:firstLineChars="200"/>
    </w:pPr>
  </w:style>
  <w:style w:type="character" w:customStyle="1" w:styleId="102">
    <w:name w:val="HTML 预设格式 字符"/>
    <w:basedOn w:val="38"/>
    <w:link w:val="32"/>
    <w:qFormat/>
    <w:uiPriority w:val="99"/>
    <w:rPr>
      <w:rFonts w:ascii="宋体" w:hAnsi="宋体" w:cs="宋体"/>
      <w:sz w:val="24"/>
      <w:szCs w:val="24"/>
    </w:rPr>
  </w:style>
  <w:style w:type="table" w:customStyle="1" w:styleId="103">
    <w:name w:val="网格型4"/>
    <w:basedOn w:val="36"/>
    <w:qFormat/>
    <w:uiPriority w:val="39"/>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emf"/><Relationship Id="rId12" Type="http://schemas.openxmlformats.org/officeDocument/2006/relationships/image" Target="media/image3.jpeg"/><Relationship Id="rId11" Type="http://schemas.openxmlformats.org/officeDocument/2006/relationships/image" Target="media/image2.emf"/><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1F931-8DFE-4D36-BDB6-320E494A110F}">
  <ds:schemaRefs/>
</ds:datastoreItem>
</file>

<file path=docProps/app.xml><?xml version="1.0" encoding="utf-8"?>
<Properties xmlns="http://schemas.openxmlformats.org/officeDocument/2006/extended-properties" xmlns:vt="http://schemas.openxmlformats.org/officeDocument/2006/docPropsVTypes">
  <Template>3认证实验指导书模版1.28</Template>
  <Company>RuiJie</Company>
  <Pages>36</Pages>
  <Words>2840</Words>
  <Characters>16189</Characters>
  <Lines>134</Lines>
  <Paragraphs>37</Paragraphs>
  <TotalTime>197</TotalTime>
  <ScaleCrop>false</ScaleCrop>
  <LinksUpToDate>false</LinksUpToDate>
  <CharactersWithSpaces>18992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2017-03-09T16:28:00Z</dcterms:created>
  <dc:creator>Study</dc:creator>
  <cp:lastModifiedBy> </cp:lastModifiedBy>
  <cp:lastPrinted>2016-05-24T19:47:00Z</cp:lastPrinted>
  <dcterms:modified xsi:type="dcterms:W3CDTF">2020-09-22T13:56:21Z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